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9"/>
        <w:gridCol w:w="2691"/>
        <w:gridCol w:w="2677"/>
        <w:gridCol w:w="222"/>
        <w:gridCol w:w="1826"/>
      </w:tblGrid>
      <w:tr w:rsidR="00CC18D7" w14:paraId="17BA724C" w14:textId="67206072" w:rsidTr="00CC18D7">
        <w:trPr>
          <w:trHeight w:val="2992"/>
        </w:trPr>
        <w:tc>
          <w:tcPr>
            <w:tcW w:w="1770" w:type="dxa"/>
            <w:shd w:val="clear" w:color="auto" w:fill="auto"/>
            <w:vAlign w:val="center"/>
          </w:tcPr>
          <w:p w14:paraId="49D8490F" w14:textId="77777777" w:rsidR="00CC18D7" w:rsidRDefault="00CC18D7" w:rsidP="0064075D">
            <w:pPr>
              <w:ind w:firstLine="0"/>
              <w:rPr>
                <w:rFonts w:ascii="Cambria" w:hAnsi="Cambria" w:cs="Cambria"/>
                <w:b/>
                <w:bCs/>
                <w:color w:val="000000"/>
                <w:sz w:val="23"/>
                <w:szCs w:val="23"/>
                <w:lang w:val="en-GB"/>
              </w:rPr>
            </w:pPr>
            <w:r>
              <w:rPr>
                <w:noProof/>
                <w:lang w:val="en-US"/>
              </w:rPr>
              <w:drawing>
                <wp:anchor distT="0" distB="0" distL="114300" distR="114300" simplePos="0" relativeHeight="251673600" behindDoc="1" locked="0" layoutInCell="1" allowOverlap="1" wp14:anchorId="3DCC5B38" wp14:editId="63D43EF2">
                  <wp:simplePos x="0" y="0"/>
                  <wp:positionH relativeFrom="margin">
                    <wp:align>center</wp:align>
                  </wp:positionH>
                  <wp:positionV relativeFrom="margin">
                    <wp:align>center</wp:align>
                  </wp:positionV>
                  <wp:extent cx="1153795" cy="744855"/>
                  <wp:effectExtent l="0" t="0" r="8255" b="0"/>
                  <wp:wrapSquare wrapText="bothSides"/>
                  <wp:docPr id="4" name="Picture 4" descr="Картинки по запросу U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UNS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3795" cy="7448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47" w:type="dxa"/>
            <w:shd w:val="clear" w:color="auto" w:fill="auto"/>
            <w:vAlign w:val="center"/>
          </w:tcPr>
          <w:p w14:paraId="0977A6FC" w14:textId="77777777" w:rsidR="00CC18D7" w:rsidRDefault="00CC18D7" w:rsidP="00A10664">
            <w:pPr>
              <w:ind w:firstLine="0"/>
              <w:jc w:val="center"/>
              <w:rPr>
                <w:rFonts w:ascii="Cambria" w:hAnsi="Cambria" w:cs="Cambria"/>
                <w:b/>
                <w:bCs/>
                <w:color w:val="000000"/>
                <w:sz w:val="23"/>
                <w:szCs w:val="23"/>
                <w:lang w:val="en-GB"/>
              </w:rPr>
            </w:pPr>
            <w:r>
              <w:rPr>
                <w:noProof/>
                <w:lang w:val="en-US"/>
              </w:rPr>
              <w:drawing>
                <wp:anchor distT="0" distB="0" distL="114300" distR="114300" simplePos="0" relativeHeight="251675648" behindDoc="0" locked="0" layoutInCell="1" allowOverlap="1" wp14:anchorId="607FAE51" wp14:editId="1D4F428D">
                  <wp:simplePos x="3115733" y="1004711"/>
                  <wp:positionH relativeFrom="margin">
                    <wp:align>center</wp:align>
                  </wp:positionH>
                  <wp:positionV relativeFrom="margin">
                    <wp:align>center</wp:align>
                  </wp:positionV>
                  <wp:extent cx="1668937" cy="1155418"/>
                  <wp:effectExtent l="0" t="0" r="0" b="0"/>
                  <wp:wrapSquare wrapText="bothSides"/>
                  <wp:docPr id="6" name="Picture 6" descr="Картинки по запросу hospital pas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hospital pasteu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8937" cy="1155418"/>
                          </a:xfrm>
                          <a:prstGeom prst="rect">
                            <a:avLst/>
                          </a:prstGeom>
                          <a:noFill/>
                          <a:ln>
                            <a:noFill/>
                          </a:ln>
                        </pic:spPr>
                      </pic:pic>
                    </a:graphicData>
                  </a:graphic>
                </wp:anchor>
              </w:drawing>
            </w:r>
            <w:r>
              <w:rPr>
                <w:rFonts w:ascii="Cambria" w:hAnsi="Cambria" w:cs="Cambria"/>
                <w:b/>
                <w:bCs/>
                <w:color w:val="000000"/>
                <w:sz w:val="23"/>
                <w:szCs w:val="23"/>
                <w:lang w:val="en-GB"/>
              </w:rPr>
              <w:t xml:space="preserve">            </w:t>
            </w:r>
          </w:p>
        </w:tc>
        <w:tc>
          <w:tcPr>
            <w:tcW w:w="2434" w:type="dxa"/>
            <w:shd w:val="clear" w:color="auto" w:fill="auto"/>
            <w:vAlign w:val="center"/>
          </w:tcPr>
          <w:p w14:paraId="4E4DBF8D" w14:textId="77777777" w:rsidR="00CC18D7" w:rsidRDefault="00CC18D7" w:rsidP="0064075D">
            <w:pPr>
              <w:ind w:firstLine="0"/>
              <w:jc w:val="center"/>
              <w:rPr>
                <w:rFonts w:ascii="Cambria" w:hAnsi="Cambria" w:cs="Cambria"/>
                <w:b/>
                <w:bCs/>
                <w:color w:val="000000"/>
                <w:sz w:val="23"/>
                <w:szCs w:val="23"/>
                <w:lang w:val="en-GB"/>
              </w:rPr>
            </w:pPr>
            <w:r>
              <w:rPr>
                <w:rFonts w:ascii="Cambria" w:hAnsi="Cambria" w:cs="Cambria"/>
                <w:b/>
                <w:bCs/>
                <w:noProof/>
                <w:color w:val="000000"/>
                <w:sz w:val="23"/>
                <w:szCs w:val="23"/>
                <w:lang w:val="en-US"/>
              </w:rPr>
              <w:drawing>
                <wp:anchor distT="0" distB="0" distL="114300" distR="114300" simplePos="0" relativeHeight="251674624" behindDoc="0" locked="0" layoutInCell="1" allowOverlap="1" wp14:anchorId="04B8EEFF" wp14:editId="45B562F6">
                  <wp:simplePos x="5108028" y="725214"/>
                  <wp:positionH relativeFrom="margin">
                    <wp:align>center</wp:align>
                  </wp:positionH>
                  <wp:positionV relativeFrom="margin">
                    <wp:align>center</wp:align>
                  </wp:positionV>
                  <wp:extent cx="1659255" cy="1097915"/>
                  <wp:effectExtent l="0" t="0" r="0" b="0"/>
                  <wp:wrapSquare wrapText="bothSides"/>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bd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9255" cy="1097915"/>
                          </a:xfrm>
                          <a:prstGeom prst="rect">
                            <a:avLst/>
                          </a:prstGeom>
                        </pic:spPr>
                      </pic:pic>
                    </a:graphicData>
                  </a:graphic>
                  <wp14:sizeRelH relativeFrom="margin">
                    <wp14:pctWidth>0</wp14:pctWidth>
                  </wp14:sizeRelH>
                  <wp14:sizeRelV relativeFrom="margin">
                    <wp14:pctHeight>0</wp14:pctHeight>
                  </wp14:sizeRelV>
                </wp:anchor>
              </w:drawing>
            </w:r>
          </w:p>
        </w:tc>
        <w:tc>
          <w:tcPr>
            <w:tcW w:w="221" w:type="dxa"/>
          </w:tcPr>
          <w:p w14:paraId="257BCB47" w14:textId="77777777" w:rsidR="00CC18D7" w:rsidRPr="00CC18D7" w:rsidRDefault="00CC18D7" w:rsidP="0064075D">
            <w:pPr>
              <w:ind w:firstLine="0"/>
              <w:jc w:val="center"/>
              <w:rPr>
                <w:rFonts w:ascii="Cambria" w:hAnsi="Cambria" w:cs="Cambria"/>
                <w:bCs/>
                <w:noProof/>
                <w:color w:val="000000"/>
                <w:sz w:val="23"/>
                <w:szCs w:val="23"/>
                <w:lang w:val="en-US"/>
              </w:rPr>
            </w:pPr>
          </w:p>
        </w:tc>
        <w:tc>
          <w:tcPr>
            <w:tcW w:w="2483" w:type="dxa"/>
            <w:vAlign w:val="center"/>
          </w:tcPr>
          <w:p w14:paraId="6020D4A5" w14:textId="6934B11E" w:rsidR="00CC18D7" w:rsidRDefault="00CC18D7" w:rsidP="00CC18D7">
            <w:pPr>
              <w:ind w:firstLine="0"/>
              <w:jc w:val="center"/>
              <w:rPr>
                <w:rFonts w:ascii="Cambria" w:hAnsi="Cambria" w:cs="Cambria"/>
                <w:b/>
                <w:bCs/>
                <w:noProof/>
                <w:color w:val="000000"/>
                <w:sz w:val="23"/>
                <w:szCs w:val="23"/>
                <w:lang w:val="en-US"/>
              </w:rPr>
            </w:pPr>
            <w:r>
              <w:rPr>
                <w:rFonts w:ascii="Cambria" w:hAnsi="Cambria" w:cs="Cambria"/>
                <w:b/>
                <w:bCs/>
                <w:noProof/>
                <w:color w:val="000000"/>
                <w:sz w:val="23"/>
                <w:szCs w:val="23"/>
                <w:lang w:val="en-US"/>
              </w:rPr>
              <w:drawing>
                <wp:anchor distT="0" distB="0" distL="114300" distR="114300" simplePos="0" relativeHeight="251676672" behindDoc="0" locked="0" layoutInCell="1" allowOverlap="1" wp14:anchorId="43E4E200" wp14:editId="3D4FDFC8">
                  <wp:simplePos x="5924550" y="1047750"/>
                  <wp:positionH relativeFrom="margin">
                    <wp:align>center</wp:align>
                  </wp:positionH>
                  <wp:positionV relativeFrom="margin">
                    <wp:align>center</wp:align>
                  </wp:positionV>
                  <wp:extent cx="1076325" cy="1076325"/>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IMREDD-400x4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6325" cy="1076325"/>
                          </a:xfrm>
                          <a:prstGeom prst="rect">
                            <a:avLst/>
                          </a:prstGeom>
                        </pic:spPr>
                      </pic:pic>
                    </a:graphicData>
                  </a:graphic>
                </wp:anchor>
              </w:drawing>
            </w:r>
          </w:p>
        </w:tc>
      </w:tr>
    </w:tbl>
    <w:p w14:paraId="66BF7A90" w14:textId="77777777" w:rsidR="00D2410D" w:rsidRPr="00A10664" w:rsidRDefault="00D2410D" w:rsidP="00FC415E">
      <w:pPr>
        <w:ind w:firstLine="0"/>
        <w:rPr>
          <w:rFonts w:ascii="Cambria" w:hAnsi="Cambria" w:cs="Cambria"/>
          <w:b/>
          <w:bCs/>
          <w:color w:val="000000"/>
          <w:sz w:val="23"/>
          <w:szCs w:val="23"/>
          <w:lang w:val="fr-FR"/>
        </w:rPr>
      </w:pPr>
    </w:p>
    <w:p w14:paraId="5ACDE5EA" w14:textId="77777777" w:rsidR="00D2410D" w:rsidRPr="00A10664" w:rsidRDefault="00D2410D" w:rsidP="00D2410D">
      <w:pPr>
        <w:jc w:val="center"/>
        <w:rPr>
          <w:rFonts w:ascii="Cambria" w:hAnsi="Cambria" w:cs="Cambria"/>
          <w:b/>
          <w:bCs/>
          <w:color w:val="000000"/>
          <w:sz w:val="23"/>
          <w:szCs w:val="23"/>
          <w:lang w:val="fr-FR"/>
        </w:rPr>
      </w:pPr>
    </w:p>
    <w:tbl>
      <w:tblPr>
        <w:tblStyle w:val="TableGrid"/>
        <w:tblW w:w="6379" w:type="dxa"/>
        <w:tblInd w:w="29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3119"/>
      </w:tblGrid>
      <w:tr w:rsidR="00D2410D" w:rsidRPr="00BF49DA" w14:paraId="2104EF0F" w14:textId="77777777" w:rsidTr="00FC415E">
        <w:tc>
          <w:tcPr>
            <w:tcW w:w="6379" w:type="dxa"/>
            <w:gridSpan w:val="2"/>
          </w:tcPr>
          <w:p w14:paraId="42F6AF64" w14:textId="2F962DDC" w:rsidR="0064075D" w:rsidRDefault="0064075D" w:rsidP="006D597A">
            <w:pPr>
              <w:spacing w:before="120"/>
              <w:ind w:firstLine="0"/>
              <w:rPr>
                <w:rFonts w:ascii="Century Gothic" w:hAnsi="Century Gothic"/>
                <w:sz w:val="28"/>
                <w:szCs w:val="36"/>
                <w:lang w:val="fr-FR"/>
              </w:rPr>
            </w:pPr>
          </w:p>
          <w:p w14:paraId="0CB35A8F" w14:textId="77777777" w:rsidR="006D597A" w:rsidRDefault="006D597A" w:rsidP="006D597A">
            <w:pPr>
              <w:spacing w:before="120"/>
              <w:ind w:firstLine="0"/>
              <w:rPr>
                <w:rFonts w:ascii="Century Gothic" w:hAnsi="Century Gothic"/>
                <w:sz w:val="28"/>
                <w:szCs w:val="36"/>
                <w:lang w:val="fr-FR"/>
              </w:rPr>
            </w:pPr>
          </w:p>
          <w:p w14:paraId="57A5E183" w14:textId="77777777" w:rsidR="0064075D" w:rsidRDefault="0064075D" w:rsidP="0064075D">
            <w:pPr>
              <w:spacing w:before="120"/>
              <w:ind w:firstLine="0"/>
              <w:rPr>
                <w:rFonts w:ascii="Century Gothic" w:hAnsi="Century Gothic"/>
                <w:sz w:val="28"/>
                <w:szCs w:val="36"/>
                <w:lang w:val="fr-FR"/>
              </w:rPr>
            </w:pPr>
          </w:p>
          <w:p w14:paraId="11C935F6" w14:textId="77777777" w:rsidR="001654A6" w:rsidRDefault="001654A6" w:rsidP="00BF49DA">
            <w:pPr>
              <w:spacing w:before="120"/>
              <w:rPr>
                <w:rFonts w:ascii="Century Gothic" w:hAnsi="Century Gothic"/>
                <w:sz w:val="28"/>
                <w:szCs w:val="36"/>
                <w:lang w:val="fr-FR"/>
              </w:rPr>
            </w:pPr>
            <w:r>
              <w:rPr>
                <w:rFonts w:ascii="Century Gothic" w:hAnsi="Century Gothic"/>
                <w:sz w:val="28"/>
                <w:szCs w:val="36"/>
                <w:lang w:val="fr-FR"/>
              </w:rPr>
              <w:t>Big Bridge – SE :</w:t>
            </w:r>
          </w:p>
          <w:p w14:paraId="6F27C9E6" w14:textId="77777777" w:rsidR="00BF49DA" w:rsidRPr="00205851" w:rsidRDefault="00BF49DA" w:rsidP="008D00A6">
            <w:pPr>
              <w:spacing w:before="120"/>
              <w:ind w:left="602" w:firstLine="0"/>
              <w:rPr>
                <w:rFonts w:ascii="Century Gothic" w:hAnsi="Century Gothic"/>
                <w:sz w:val="28"/>
                <w:szCs w:val="36"/>
                <w:lang w:val="fr-FR"/>
              </w:rPr>
            </w:pPr>
            <w:r w:rsidRPr="00205851">
              <w:rPr>
                <w:rFonts w:ascii="Century Gothic" w:hAnsi="Century Gothic"/>
                <w:sz w:val="28"/>
                <w:szCs w:val="36"/>
                <w:lang w:val="fr-FR"/>
              </w:rPr>
              <w:t xml:space="preserve">Projet </w:t>
            </w:r>
            <w:r w:rsidRPr="0064075D">
              <w:rPr>
                <w:rFonts w:ascii="Century Gothic" w:hAnsi="Century Gothic"/>
                <w:b/>
                <w:sz w:val="28"/>
                <w:szCs w:val="36"/>
                <w:lang w:val="fr-FR"/>
              </w:rPr>
              <w:t>B</w:t>
            </w:r>
            <w:r w:rsidRPr="00205851">
              <w:rPr>
                <w:rFonts w:ascii="Century Gothic" w:hAnsi="Century Gothic"/>
                <w:sz w:val="28"/>
                <w:szCs w:val="36"/>
                <w:lang w:val="fr-FR"/>
              </w:rPr>
              <w:t xml:space="preserve">ig </w:t>
            </w:r>
            <w:r w:rsidRPr="0064075D">
              <w:rPr>
                <w:rFonts w:ascii="Century Gothic" w:hAnsi="Century Gothic"/>
                <w:b/>
                <w:sz w:val="28"/>
                <w:szCs w:val="36"/>
                <w:lang w:val="fr-FR"/>
              </w:rPr>
              <w:t>D</w:t>
            </w:r>
            <w:r w:rsidRPr="00205851">
              <w:rPr>
                <w:rFonts w:ascii="Century Gothic" w:hAnsi="Century Gothic"/>
                <w:sz w:val="28"/>
                <w:szCs w:val="36"/>
                <w:lang w:val="fr-FR"/>
              </w:rPr>
              <w:t xml:space="preserve">ata </w:t>
            </w:r>
            <w:r w:rsidRPr="0064075D">
              <w:rPr>
                <w:rFonts w:ascii="Century Gothic" w:hAnsi="Century Gothic"/>
                <w:b/>
                <w:sz w:val="28"/>
                <w:szCs w:val="36"/>
                <w:lang w:val="fr-FR"/>
              </w:rPr>
              <w:t>S</w:t>
            </w:r>
            <w:r w:rsidRPr="00205851">
              <w:rPr>
                <w:rFonts w:ascii="Century Gothic" w:hAnsi="Century Gothic"/>
                <w:sz w:val="28"/>
                <w:szCs w:val="36"/>
                <w:lang w:val="fr-FR"/>
              </w:rPr>
              <w:t xml:space="preserve">anté et </w:t>
            </w:r>
            <w:r w:rsidRPr="0064075D">
              <w:rPr>
                <w:rFonts w:ascii="Century Gothic" w:hAnsi="Century Gothic"/>
                <w:b/>
                <w:sz w:val="28"/>
                <w:szCs w:val="36"/>
                <w:lang w:val="fr-FR"/>
              </w:rPr>
              <w:t>E</w:t>
            </w:r>
            <w:r w:rsidRPr="00205851">
              <w:rPr>
                <w:rFonts w:ascii="Century Gothic" w:hAnsi="Century Gothic"/>
                <w:sz w:val="28"/>
                <w:szCs w:val="36"/>
                <w:lang w:val="fr-FR"/>
              </w:rPr>
              <w:t>nvironnement dans la ville de Nice en partenariat avec l’IMRED</w:t>
            </w:r>
            <w:r w:rsidR="00B316BD">
              <w:rPr>
                <w:rFonts w:ascii="Century Gothic" w:hAnsi="Century Gothic"/>
                <w:sz w:val="28"/>
                <w:szCs w:val="36"/>
                <w:lang w:val="fr-FR"/>
              </w:rPr>
              <w:t>D</w:t>
            </w:r>
          </w:p>
          <w:p w14:paraId="64796AD9" w14:textId="77777777" w:rsidR="00D2410D" w:rsidRPr="00017FFD" w:rsidRDefault="00D2410D" w:rsidP="00FC415E">
            <w:pPr>
              <w:spacing w:before="120"/>
              <w:jc w:val="left"/>
              <w:rPr>
                <w:b/>
                <w:sz w:val="18"/>
                <w:lang w:val="fr-FR"/>
              </w:rPr>
            </w:pPr>
            <w:r w:rsidRPr="00017FFD">
              <w:rPr>
                <w:b/>
                <w:sz w:val="28"/>
                <w:szCs w:val="36"/>
                <w:lang w:val="fr-FR"/>
              </w:rPr>
              <w:t>MDBS France</w:t>
            </w:r>
          </w:p>
        </w:tc>
      </w:tr>
      <w:tr w:rsidR="00D2410D" w:rsidRPr="0064075D" w14:paraId="31787247" w14:textId="77777777" w:rsidTr="00FC415E">
        <w:tc>
          <w:tcPr>
            <w:tcW w:w="6379" w:type="dxa"/>
            <w:gridSpan w:val="2"/>
          </w:tcPr>
          <w:p w14:paraId="5553DF53" w14:textId="77777777" w:rsidR="00D2410D" w:rsidRDefault="00D2410D" w:rsidP="00FC415E">
            <w:pPr>
              <w:jc w:val="left"/>
              <w:rPr>
                <w:rFonts w:cs="Cambria"/>
                <w:bCs/>
                <w:color w:val="000000"/>
                <w:szCs w:val="23"/>
                <w:lang w:val="fr-FR"/>
              </w:rPr>
            </w:pPr>
            <w:r w:rsidRPr="00017FFD">
              <w:rPr>
                <w:rFonts w:cs="Cambria"/>
                <w:bCs/>
                <w:color w:val="000000"/>
                <w:szCs w:val="23"/>
                <w:lang w:val="fr-FR"/>
              </w:rPr>
              <w:t>Novembre 2016 – Mars 2017</w:t>
            </w:r>
          </w:p>
          <w:p w14:paraId="0DAB5AEE" w14:textId="77777777" w:rsidR="004F491F" w:rsidRDefault="004F491F" w:rsidP="00FC415E">
            <w:pPr>
              <w:jc w:val="left"/>
              <w:rPr>
                <w:rFonts w:cs="Cambria"/>
                <w:bCs/>
                <w:color w:val="000000"/>
                <w:szCs w:val="23"/>
                <w:lang w:val="fr-FR"/>
              </w:rPr>
            </w:pPr>
            <w:r>
              <w:rPr>
                <w:rFonts w:cs="Cambria"/>
                <w:bCs/>
                <w:color w:val="000000"/>
                <w:szCs w:val="23"/>
                <w:lang w:val="fr-FR"/>
              </w:rPr>
              <w:t>Tuteur MBDS : Gabriel MOPOLO-MOKE</w:t>
            </w:r>
          </w:p>
          <w:p w14:paraId="01CC25E5" w14:textId="77777777" w:rsidR="003F68D6" w:rsidRDefault="00620780" w:rsidP="00FC415E">
            <w:pPr>
              <w:jc w:val="left"/>
              <w:rPr>
                <w:rFonts w:cs="Cambria"/>
                <w:bCs/>
                <w:color w:val="000000"/>
                <w:szCs w:val="23"/>
                <w:lang w:val="fr-FR"/>
              </w:rPr>
            </w:pPr>
            <w:r w:rsidRPr="00620780">
              <w:rPr>
                <w:rFonts w:cs="Cambria"/>
                <w:bCs/>
                <w:color w:val="000000"/>
                <w:szCs w:val="23"/>
                <w:lang w:val="fr-FR"/>
              </w:rPr>
              <w:t>Responsable scientifique</w:t>
            </w:r>
            <w:r w:rsidRPr="003F68D6">
              <w:rPr>
                <w:rFonts w:cs="Cambria"/>
                <w:bCs/>
                <w:color w:val="000000"/>
                <w:szCs w:val="23"/>
                <w:lang w:val="fr-FR"/>
              </w:rPr>
              <w:t xml:space="preserve"> :</w:t>
            </w:r>
            <w:r w:rsidR="003F68D6" w:rsidRPr="003F68D6">
              <w:rPr>
                <w:rFonts w:cs="Cambria"/>
                <w:bCs/>
                <w:color w:val="000000"/>
                <w:szCs w:val="23"/>
                <w:lang w:val="fr-FR"/>
              </w:rPr>
              <w:t xml:space="preserve"> Serge </w:t>
            </w:r>
            <w:r w:rsidR="003F68D6">
              <w:rPr>
                <w:rFonts w:cs="Cambria"/>
                <w:bCs/>
                <w:color w:val="000000"/>
                <w:szCs w:val="23"/>
                <w:lang w:val="fr-FR"/>
              </w:rPr>
              <w:t>MIRANDA</w:t>
            </w:r>
          </w:p>
          <w:p w14:paraId="0FD675F8" w14:textId="77777777" w:rsidR="007C1802" w:rsidRPr="007C1802" w:rsidRDefault="007C1802" w:rsidP="0064075D">
            <w:pPr>
              <w:ind w:firstLine="0"/>
              <w:rPr>
                <w:rFonts w:cs="Cambria"/>
                <w:bCs/>
                <w:color w:val="000000"/>
                <w:szCs w:val="23"/>
                <w:lang w:val="fr-FR"/>
              </w:rPr>
            </w:pPr>
          </w:p>
        </w:tc>
      </w:tr>
      <w:tr w:rsidR="00D2410D" w:rsidRPr="00060863" w14:paraId="39208558" w14:textId="77777777" w:rsidTr="00FC415E">
        <w:tc>
          <w:tcPr>
            <w:tcW w:w="3260" w:type="dxa"/>
          </w:tcPr>
          <w:p w14:paraId="74C4EDB3" w14:textId="77777777" w:rsidR="00D2410D" w:rsidRPr="00017FFD" w:rsidRDefault="00D2410D" w:rsidP="00FC415E">
            <w:pPr>
              <w:ind w:firstLine="602"/>
              <w:jc w:val="left"/>
              <w:rPr>
                <w:rFonts w:cs="Cambria"/>
                <w:b/>
                <w:bCs/>
                <w:color w:val="000000"/>
                <w:szCs w:val="23"/>
                <w:u w:val="single"/>
                <w:lang w:val="fr-FR"/>
              </w:rPr>
            </w:pPr>
            <w:r w:rsidRPr="00017FFD">
              <w:rPr>
                <w:rFonts w:cs="Cambria"/>
                <w:b/>
                <w:bCs/>
                <w:color w:val="000000"/>
                <w:szCs w:val="23"/>
                <w:u w:val="single"/>
                <w:lang w:val="fr-FR"/>
              </w:rPr>
              <w:t>Etudiants :</w:t>
            </w:r>
          </w:p>
          <w:p w14:paraId="41DFD90C" w14:textId="77777777" w:rsidR="00D2410D" w:rsidRPr="00017FFD" w:rsidRDefault="00D2410D" w:rsidP="00FC415E">
            <w:pPr>
              <w:jc w:val="left"/>
              <w:rPr>
                <w:rFonts w:cs="Cambria"/>
                <w:b/>
                <w:bCs/>
                <w:color w:val="000000"/>
                <w:sz w:val="32"/>
                <w:szCs w:val="23"/>
                <w:u w:val="single"/>
                <w:lang w:val="en-US"/>
              </w:rPr>
            </w:pPr>
            <w:r w:rsidRPr="00017FFD">
              <w:rPr>
                <w:rFonts w:cs="Arial"/>
                <w:color w:val="000000"/>
                <w:szCs w:val="20"/>
                <w:lang w:val="en-US"/>
              </w:rPr>
              <w:t>Mlle Irina GRIGOREVA</w:t>
            </w:r>
          </w:p>
          <w:p w14:paraId="4396864A" w14:textId="77777777" w:rsidR="00D2410D" w:rsidRPr="00FC415E" w:rsidRDefault="00D2410D" w:rsidP="00FC415E">
            <w:pPr>
              <w:jc w:val="left"/>
              <w:rPr>
                <w:rFonts w:cs="Arial"/>
                <w:color w:val="000000"/>
                <w:szCs w:val="20"/>
                <w:lang w:val="en-US"/>
              </w:rPr>
            </w:pPr>
            <w:r w:rsidRPr="00FC415E">
              <w:rPr>
                <w:rFonts w:cs="Arial"/>
                <w:color w:val="000000"/>
                <w:szCs w:val="20"/>
                <w:lang w:val="en-US"/>
              </w:rPr>
              <w:t>M. Sergey GORIANIN</w:t>
            </w:r>
          </w:p>
          <w:p w14:paraId="00AA9210" w14:textId="77777777" w:rsidR="00D2410D" w:rsidRPr="00FC415E" w:rsidRDefault="00D2410D" w:rsidP="00FC415E">
            <w:pPr>
              <w:jc w:val="left"/>
              <w:rPr>
                <w:rFonts w:cs="Arial"/>
                <w:color w:val="000000"/>
                <w:szCs w:val="20"/>
                <w:lang w:val="en-US"/>
              </w:rPr>
            </w:pPr>
            <w:r w:rsidRPr="00FC415E">
              <w:rPr>
                <w:rFonts w:cs="Arial"/>
                <w:color w:val="000000"/>
                <w:szCs w:val="20"/>
                <w:lang w:val="en-US"/>
              </w:rPr>
              <w:t>M. Oualid MANAI</w:t>
            </w:r>
          </w:p>
          <w:p w14:paraId="2AB226BD" w14:textId="77777777" w:rsidR="00D2410D" w:rsidRPr="00FC415E" w:rsidRDefault="00D2410D" w:rsidP="00FC415E">
            <w:pPr>
              <w:jc w:val="left"/>
              <w:rPr>
                <w:rFonts w:cs="Arial"/>
                <w:color w:val="000000"/>
                <w:szCs w:val="20"/>
                <w:lang w:val="en-US"/>
              </w:rPr>
            </w:pPr>
            <w:r w:rsidRPr="00FC415E">
              <w:rPr>
                <w:rFonts w:cs="Arial"/>
                <w:color w:val="000000"/>
                <w:szCs w:val="20"/>
                <w:lang w:val="en-US"/>
              </w:rPr>
              <w:t>M. Walid RHAZADI</w:t>
            </w:r>
          </w:p>
        </w:tc>
        <w:tc>
          <w:tcPr>
            <w:tcW w:w="3119" w:type="dxa"/>
          </w:tcPr>
          <w:p w14:paraId="0F84D99C" w14:textId="77777777" w:rsidR="00D2410D" w:rsidRPr="00017FFD" w:rsidRDefault="00D2410D" w:rsidP="00FC415E">
            <w:pPr>
              <w:ind w:firstLine="593"/>
              <w:jc w:val="left"/>
              <w:rPr>
                <w:rFonts w:cs="Cambria"/>
                <w:b/>
                <w:bCs/>
                <w:color w:val="000000"/>
                <w:szCs w:val="23"/>
                <w:u w:val="single"/>
                <w:lang w:val="fr-FR"/>
              </w:rPr>
            </w:pPr>
            <w:r w:rsidRPr="00017FFD">
              <w:rPr>
                <w:rFonts w:cs="Cambria"/>
                <w:b/>
                <w:bCs/>
                <w:color w:val="000000"/>
                <w:szCs w:val="23"/>
                <w:u w:val="single"/>
                <w:lang w:val="fr-FR"/>
              </w:rPr>
              <w:t>Membres du jury:</w:t>
            </w:r>
          </w:p>
          <w:p w14:paraId="769CF672" w14:textId="77777777" w:rsidR="007C1802" w:rsidRPr="00017FFD" w:rsidRDefault="007C1802" w:rsidP="00FC415E">
            <w:pPr>
              <w:jc w:val="left"/>
              <w:rPr>
                <w:rFonts w:cs="Arial"/>
                <w:color w:val="000000"/>
                <w:szCs w:val="20"/>
                <w:lang w:val="fr-FR"/>
              </w:rPr>
            </w:pPr>
            <w:r w:rsidRPr="00017FFD">
              <w:rPr>
                <w:rFonts w:cs="Arial"/>
                <w:color w:val="000000"/>
                <w:szCs w:val="20"/>
                <w:lang w:val="fr-FR"/>
              </w:rPr>
              <w:t>M. Gabriel MOPOLO</w:t>
            </w:r>
          </w:p>
          <w:p w14:paraId="7EA76185" w14:textId="77777777" w:rsidR="007C1802" w:rsidRPr="00017FFD" w:rsidRDefault="007C1802" w:rsidP="00FC415E">
            <w:pPr>
              <w:jc w:val="left"/>
              <w:rPr>
                <w:rFonts w:cs="Arial"/>
                <w:color w:val="000000"/>
                <w:szCs w:val="20"/>
                <w:lang w:val="fr-FR"/>
              </w:rPr>
            </w:pPr>
            <w:r w:rsidRPr="00017FFD">
              <w:rPr>
                <w:rFonts w:cs="Arial"/>
                <w:color w:val="000000"/>
                <w:szCs w:val="20"/>
                <w:lang w:val="fr-FR"/>
              </w:rPr>
              <w:t>M. Serge MIRANDA</w:t>
            </w:r>
          </w:p>
          <w:p w14:paraId="76551556" w14:textId="77777777" w:rsidR="00D2410D" w:rsidRPr="00D2410D" w:rsidRDefault="001654A6" w:rsidP="0064075D">
            <w:pPr>
              <w:jc w:val="left"/>
              <w:rPr>
                <w:rFonts w:ascii="Cambria" w:hAnsi="Cambria" w:cs="Cambria"/>
                <w:b/>
                <w:bCs/>
                <w:color w:val="000000"/>
                <w:sz w:val="23"/>
                <w:szCs w:val="23"/>
                <w:lang w:val="fr-FR"/>
              </w:rPr>
            </w:pPr>
            <w:r>
              <w:rPr>
                <w:rFonts w:cs="Arial"/>
                <w:color w:val="000000"/>
                <w:szCs w:val="20"/>
                <w:lang w:val="fr-FR"/>
              </w:rPr>
              <w:t>M. Pascal VIGNON</w:t>
            </w:r>
          </w:p>
        </w:tc>
      </w:tr>
    </w:tbl>
    <w:p w14:paraId="2FA8599C" w14:textId="77777777" w:rsidR="00B711E5" w:rsidRPr="006D6FDD" w:rsidRDefault="00196FD1" w:rsidP="000A302F">
      <w:pPr>
        <w:spacing w:after="160" w:line="259" w:lineRule="auto"/>
        <w:jc w:val="left"/>
        <w:rPr>
          <w:b/>
          <w:sz w:val="28"/>
          <w:lang w:val="fr-FR"/>
        </w:rPr>
      </w:pPr>
      <w:ins w:id="0" w:author="Gabriel Mopolo Moke" w:date="2017-03-17T07:49:00Z">
        <w:r>
          <w:rPr>
            <w:b/>
            <w:sz w:val="28"/>
            <w:lang w:val="fr-FR"/>
          </w:rPr>
          <w:br w:type="page"/>
        </w:r>
      </w:ins>
      <w:r w:rsidR="00B711E5" w:rsidRPr="006D6FDD">
        <w:rPr>
          <w:b/>
          <w:sz w:val="28"/>
          <w:lang w:val="fr-FR"/>
        </w:rPr>
        <w:lastRenderedPageBreak/>
        <w:t>Résumé</w:t>
      </w:r>
    </w:p>
    <w:p w14:paraId="68828AF0" w14:textId="77777777" w:rsidR="00A06699" w:rsidRPr="00353A69" w:rsidRDefault="00A06699" w:rsidP="00353A69">
      <w:pPr>
        <w:rPr>
          <w:lang w:val="fr-FR"/>
        </w:rPr>
      </w:pPr>
      <w:r w:rsidRPr="00353A69">
        <w:rPr>
          <w:lang w:val="fr-FR"/>
        </w:rPr>
        <w:t>Ce document est le rapport de notre projet</w:t>
      </w:r>
      <w:r w:rsidR="00E87564" w:rsidRPr="00353A69">
        <w:rPr>
          <w:lang w:val="fr-FR"/>
        </w:rPr>
        <w:t xml:space="preserve"> </w:t>
      </w:r>
      <w:r w:rsidR="00353A69">
        <w:rPr>
          <w:lang w:val="fr-FR"/>
        </w:rPr>
        <w:t xml:space="preserve">Big Bridge </w:t>
      </w:r>
      <w:r w:rsidR="008C7AED">
        <w:rPr>
          <w:lang w:val="fr-FR"/>
        </w:rPr>
        <w:t>–</w:t>
      </w:r>
      <w:r w:rsidR="00353A69">
        <w:rPr>
          <w:lang w:val="fr-FR"/>
        </w:rPr>
        <w:t xml:space="preserve"> SE</w:t>
      </w:r>
      <w:r w:rsidR="008C7AED">
        <w:rPr>
          <w:lang w:val="fr-FR"/>
        </w:rPr>
        <w:t xml:space="preserve"> </w:t>
      </w:r>
      <w:r w:rsidR="00353A69">
        <w:rPr>
          <w:lang w:val="fr-FR"/>
        </w:rPr>
        <w:t xml:space="preserve">: </w:t>
      </w:r>
      <w:r w:rsidR="00C236BE" w:rsidRPr="00353A69">
        <w:rPr>
          <w:lang w:val="fr-FR"/>
        </w:rPr>
        <w:t>Big Data Sant</w:t>
      </w:r>
      <w:r w:rsidR="004E08DF" w:rsidRPr="00353A69">
        <w:rPr>
          <w:lang w:val="fr-FR"/>
        </w:rPr>
        <w:t>é</w:t>
      </w:r>
      <w:r w:rsidR="009F3E2C">
        <w:rPr>
          <w:lang w:val="fr-FR"/>
        </w:rPr>
        <w:t xml:space="preserve"> et Environnement</w:t>
      </w:r>
      <w:r w:rsidRPr="00353A69">
        <w:rPr>
          <w:lang w:val="fr-FR"/>
        </w:rPr>
        <w:t>, réalisé au sein du</w:t>
      </w:r>
      <w:r w:rsidR="00B711E5" w:rsidRPr="00353A69">
        <w:rPr>
          <w:lang w:val="fr-FR"/>
        </w:rPr>
        <w:t xml:space="preserve"> MBDS en </w:t>
      </w:r>
      <w:r w:rsidR="00E432F6" w:rsidRPr="00353A69">
        <w:rPr>
          <w:lang w:val="fr-FR"/>
        </w:rPr>
        <w:t xml:space="preserve">partenariat </w:t>
      </w:r>
      <w:r w:rsidR="00B711E5" w:rsidRPr="00353A69">
        <w:rPr>
          <w:lang w:val="fr-FR"/>
        </w:rPr>
        <w:t>avec l'IMREDD.</w:t>
      </w:r>
    </w:p>
    <w:p w14:paraId="73190E26" w14:textId="77777777" w:rsidR="004851E6" w:rsidRPr="00353A69" w:rsidRDefault="00A06699" w:rsidP="00353A69">
      <w:pPr>
        <w:rPr>
          <w:lang w:val="fr-FR"/>
        </w:rPr>
      </w:pPr>
      <w:r w:rsidRPr="00353A69">
        <w:rPr>
          <w:lang w:val="fr-FR"/>
        </w:rPr>
        <w:t>L’objectif de ce projet est</w:t>
      </w:r>
      <w:r w:rsidR="004851E6" w:rsidRPr="00353A69">
        <w:rPr>
          <w:lang w:val="fr-FR"/>
        </w:rPr>
        <w:t xml:space="preserve"> de</w:t>
      </w:r>
      <w:r w:rsidRPr="00353A69">
        <w:rPr>
          <w:lang w:val="fr-FR"/>
        </w:rPr>
        <w:t xml:space="preserve"> </w:t>
      </w:r>
      <w:r w:rsidR="004851E6" w:rsidRPr="00353A69">
        <w:rPr>
          <w:lang w:val="fr-FR"/>
        </w:rPr>
        <w:t>développer un outil logiciel utilisant les approches Big Data</w:t>
      </w:r>
      <w:r w:rsidR="00C236BE" w:rsidRPr="00353A69">
        <w:rPr>
          <w:lang w:val="fr-FR"/>
        </w:rPr>
        <w:t xml:space="preserve"> permettant de</w:t>
      </w:r>
      <w:r w:rsidR="004851E6" w:rsidRPr="00353A69">
        <w:rPr>
          <w:lang w:val="fr-FR"/>
        </w:rPr>
        <w:t xml:space="preserve"> trouver des corrélations entre des données environnemental</w:t>
      </w:r>
      <w:r w:rsidR="004F491F" w:rsidRPr="00353A69">
        <w:rPr>
          <w:lang w:val="fr-FR"/>
        </w:rPr>
        <w:t>es</w:t>
      </w:r>
      <w:r w:rsidR="004851E6" w:rsidRPr="00353A69">
        <w:rPr>
          <w:lang w:val="fr-FR"/>
        </w:rPr>
        <w:t xml:space="preserve"> et </w:t>
      </w:r>
      <w:r w:rsidR="004F491F" w:rsidRPr="00353A69">
        <w:rPr>
          <w:lang w:val="fr-FR"/>
        </w:rPr>
        <w:t xml:space="preserve">les </w:t>
      </w:r>
      <w:r w:rsidR="004851E6" w:rsidRPr="00353A69">
        <w:rPr>
          <w:lang w:val="fr-FR"/>
        </w:rPr>
        <w:t>données sur la santé.</w:t>
      </w:r>
      <w:r w:rsidR="00C236BE" w:rsidRPr="00353A69">
        <w:rPr>
          <w:lang w:val="fr-FR"/>
        </w:rPr>
        <w:t xml:space="preserve"> </w:t>
      </w:r>
      <w:r w:rsidR="004851E6" w:rsidRPr="00353A69">
        <w:rPr>
          <w:lang w:val="fr-FR"/>
        </w:rPr>
        <w:t>Afin de vérifier cette corrélation entre environnement et santé</w:t>
      </w:r>
      <w:r w:rsidR="004F491F" w:rsidRPr="00353A69">
        <w:rPr>
          <w:lang w:val="fr-FR"/>
        </w:rPr>
        <w:t>, nous avons</w:t>
      </w:r>
      <w:r w:rsidR="004851E6" w:rsidRPr="00353A69">
        <w:rPr>
          <w:lang w:val="fr-FR"/>
        </w:rPr>
        <w:t xml:space="preserve"> sont utilisé des outils d’analyse de données issue de plateforme</w:t>
      </w:r>
      <w:r w:rsidR="004F491F" w:rsidRPr="00353A69">
        <w:rPr>
          <w:lang w:val="fr-FR"/>
        </w:rPr>
        <w:t>s</w:t>
      </w:r>
      <w:r w:rsidR="004851E6" w:rsidRPr="00353A69">
        <w:rPr>
          <w:lang w:val="fr-FR"/>
        </w:rPr>
        <w:t xml:space="preserve"> Open Source.</w:t>
      </w:r>
    </w:p>
    <w:p w14:paraId="2340B667" w14:textId="77777777" w:rsidR="001A3CA6" w:rsidRPr="00353A69" w:rsidRDefault="00B711E5" w:rsidP="00353A69">
      <w:pPr>
        <w:rPr>
          <w:lang w:val="fr-FR"/>
        </w:rPr>
      </w:pPr>
      <w:r w:rsidRPr="00353A69">
        <w:rPr>
          <w:lang w:val="fr-FR"/>
        </w:rPr>
        <w:t>Le but</w:t>
      </w:r>
      <w:r w:rsidR="00C236BE" w:rsidRPr="00353A69">
        <w:rPr>
          <w:lang w:val="fr-FR"/>
        </w:rPr>
        <w:t xml:space="preserve"> de ce projet est donc de permettre de vérifier</w:t>
      </w:r>
      <w:r w:rsidRPr="00353A69">
        <w:rPr>
          <w:lang w:val="fr-FR"/>
        </w:rPr>
        <w:t xml:space="preserve"> si la pollu</w:t>
      </w:r>
      <w:r w:rsidR="001A3CA6" w:rsidRPr="00353A69">
        <w:rPr>
          <w:lang w:val="fr-FR"/>
        </w:rPr>
        <w:t>tion de l'air influe ou non sur le</w:t>
      </w:r>
      <w:r w:rsidRPr="00353A69">
        <w:rPr>
          <w:lang w:val="fr-FR"/>
        </w:rPr>
        <w:t xml:space="preserve"> nombre de patients souffrant de dyspnée à N</w:t>
      </w:r>
      <w:r w:rsidR="00C236BE" w:rsidRPr="00353A69">
        <w:rPr>
          <w:lang w:val="fr-FR"/>
        </w:rPr>
        <w:t>ice.</w:t>
      </w:r>
    </w:p>
    <w:p w14:paraId="04A244CB" w14:textId="77777777" w:rsidR="001A3CA6" w:rsidRPr="00353A69" w:rsidRDefault="00C236BE" w:rsidP="00353A69">
      <w:pPr>
        <w:rPr>
          <w:lang w:val="fr-FR"/>
        </w:rPr>
      </w:pPr>
      <w:r w:rsidRPr="00353A69">
        <w:rPr>
          <w:lang w:val="fr-FR"/>
        </w:rPr>
        <w:t>L</w:t>
      </w:r>
      <w:r w:rsidR="001A3CA6" w:rsidRPr="00353A69">
        <w:rPr>
          <w:lang w:val="fr-FR"/>
        </w:rPr>
        <w:t xml:space="preserve">es données utilisées pour la recherche ont </w:t>
      </w:r>
      <w:r w:rsidRPr="00353A69">
        <w:rPr>
          <w:lang w:val="fr-FR"/>
        </w:rPr>
        <w:t>été</w:t>
      </w:r>
      <w:r w:rsidR="001A3CA6" w:rsidRPr="00353A69">
        <w:rPr>
          <w:lang w:val="fr-FR"/>
        </w:rPr>
        <w:t xml:space="preserve"> collectées par le service AirPaca et l'Hôpital </w:t>
      </w:r>
      <w:r w:rsidR="001654A6" w:rsidRPr="00353A69">
        <w:rPr>
          <w:lang w:val="fr-FR"/>
        </w:rPr>
        <w:t>Pasteur </w:t>
      </w:r>
      <w:r w:rsidR="001A3CA6" w:rsidRPr="00353A69">
        <w:rPr>
          <w:lang w:val="fr-FR"/>
        </w:rPr>
        <w:t xml:space="preserve">de Nice </w:t>
      </w:r>
      <w:r w:rsidR="00B711E5" w:rsidRPr="00353A69">
        <w:rPr>
          <w:lang w:val="fr-FR"/>
        </w:rPr>
        <w:t>entr</w:t>
      </w:r>
      <w:r w:rsidR="001A3CA6" w:rsidRPr="00353A69">
        <w:rPr>
          <w:lang w:val="fr-FR"/>
        </w:rPr>
        <w:t>e janvier 2014 et décembre 2016.</w:t>
      </w:r>
    </w:p>
    <w:p w14:paraId="6035DC23" w14:textId="77777777" w:rsidR="00B711E5" w:rsidRPr="00353A69" w:rsidRDefault="004F491F" w:rsidP="00353A69">
      <w:pPr>
        <w:rPr>
          <w:lang w:val="fr-FR"/>
        </w:rPr>
      </w:pPr>
      <w:r w:rsidRPr="00353A69">
        <w:rPr>
          <w:lang w:val="fr-FR"/>
        </w:rPr>
        <w:t>La réalisation de ce projet a été faite avec les outils suivants :</w:t>
      </w:r>
      <w:r w:rsidR="00B711E5" w:rsidRPr="00353A69">
        <w:rPr>
          <w:lang w:val="fr-FR"/>
        </w:rPr>
        <w:t xml:space="preserve"> Java / JEE, R, Oracle SQL et NoSQL (Hadoop HDFS, Oracle NoSQL).</w:t>
      </w:r>
    </w:p>
    <w:p w14:paraId="0D4B13FE" w14:textId="77777777" w:rsidR="00B711E5" w:rsidRPr="00353A69" w:rsidRDefault="00B711E5" w:rsidP="00353A69">
      <w:pPr>
        <w:rPr>
          <w:lang w:val="fr-FR"/>
        </w:rPr>
      </w:pPr>
      <w:r w:rsidRPr="00353A69">
        <w:rPr>
          <w:lang w:val="fr-FR"/>
        </w:rPr>
        <w:t xml:space="preserve">Mots </w:t>
      </w:r>
      <w:r w:rsidR="0073418D" w:rsidRPr="00353A69">
        <w:rPr>
          <w:lang w:val="fr-FR"/>
        </w:rPr>
        <w:t>clés :</w:t>
      </w:r>
      <w:r w:rsidRPr="00353A69">
        <w:rPr>
          <w:lang w:val="fr-FR"/>
        </w:rPr>
        <w:t xml:space="preserve"> Big</w:t>
      </w:r>
      <w:r w:rsidR="007D2BFE" w:rsidRPr="00353A69">
        <w:rPr>
          <w:lang w:val="fr-FR"/>
        </w:rPr>
        <w:t xml:space="preserve"> </w:t>
      </w:r>
      <w:r w:rsidRPr="00353A69">
        <w:rPr>
          <w:lang w:val="fr-FR"/>
        </w:rPr>
        <w:t xml:space="preserve">Data, base de données, Oracle, Apache, Hadoop, </w:t>
      </w:r>
      <w:r w:rsidR="006057F4" w:rsidRPr="00353A69">
        <w:rPr>
          <w:lang w:val="fr-FR"/>
        </w:rPr>
        <w:t xml:space="preserve">Hive, </w:t>
      </w:r>
      <w:r w:rsidRPr="00353A69">
        <w:rPr>
          <w:lang w:val="fr-FR"/>
        </w:rPr>
        <w:t>HDFS, NoSQL, DWH, SQL, Web, Java, JSF, JEE, EJB, R, IMREDD.</w:t>
      </w:r>
    </w:p>
    <w:p w14:paraId="144AB29F" w14:textId="77777777" w:rsidR="00964B4B" w:rsidRPr="006D6FDD" w:rsidRDefault="00441645" w:rsidP="00363988">
      <w:pPr>
        <w:spacing w:before="120"/>
        <w:rPr>
          <w:b/>
          <w:sz w:val="28"/>
          <w:lang w:val="en-US"/>
        </w:rPr>
      </w:pPr>
      <w:r w:rsidRPr="006D6FDD">
        <w:rPr>
          <w:b/>
          <w:sz w:val="28"/>
          <w:lang w:val="en-US"/>
        </w:rPr>
        <w:t>Abstract</w:t>
      </w:r>
    </w:p>
    <w:p w14:paraId="10B32BD9" w14:textId="77777777" w:rsidR="004E08DF" w:rsidRPr="00353A69" w:rsidRDefault="004E08DF" w:rsidP="00353A69">
      <w:pPr>
        <w:rPr>
          <w:lang w:val="en-US"/>
        </w:rPr>
      </w:pPr>
      <w:r w:rsidRPr="00353A69">
        <w:rPr>
          <w:lang w:val="en-US"/>
        </w:rPr>
        <w:t>This document is the report of our project</w:t>
      </w:r>
      <w:r w:rsidR="00353A69" w:rsidRPr="00353A69">
        <w:rPr>
          <w:lang w:val="en-US"/>
        </w:rPr>
        <w:t xml:space="preserve"> </w:t>
      </w:r>
      <w:r w:rsidR="00353A69">
        <w:rPr>
          <w:lang w:val="en-US"/>
        </w:rPr>
        <w:t>Big Bridge - SE</w:t>
      </w:r>
      <w:r w:rsidR="00353A69" w:rsidRPr="00353A69">
        <w:rPr>
          <w:lang w:val="en-US"/>
        </w:rPr>
        <w:t>:</w:t>
      </w:r>
      <w:r w:rsidRPr="00353A69">
        <w:rPr>
          <w:lang w:val="en-US"/>
        </w:rPr>
        <w:t xml:space="preserve"> B</w:t>
      </w:r>
      <w:r w:rsidR="009F3E2C">
        <w:rPr>
          <w:lang w:val="en-US"/>
        </w:rPr>
        <w:t xml:space="preserve">ig Data Santé et Environnement, </w:t>
      </w:r>
      <w:r w:rsidRPr="00353A69">
        <w:rPr>
          <w:lang w:val="en-US"/>
        </w:rPr>
        <w:t>realized within the MBDS in partnership with the IMREDD.</w:t>
      </w:r>
    </w:p>
    <w:p w14:paraId="44A5CC25" w14:textId="77777777" w:rsidR="004E08DF" w:rsidRPr="00353A69" w:rsidRDefault="004E08DF" w:rsidP="00353A69">
      <w:pPr>
        <w:rPr>
          <w:lang w:val="en-US"/>
        </w:rPr>
      </w:pPr>
      <w:r w:rsidRPr="00353A69">
        <w:rPr>
          <w:lang w:val="en-US"/>
        </w:rPr>
        <w:t>The objective of this project is to develop a software tool using Big Data approaches to find correlations between environmental data and health data. In order to verify this correlation between environment and health are used data analysis tools derived from Open Source platform.</w:t>
      </w:r>
    </w:p>
    <w:p w14:paraId="279576A4" w14:textId="77777777" w:rsidR="004E08DF" w:rsidRPr="00353A69" w:rsidRDefault="004E08DF" w:rsidP="00353A69">
      <w:pPr>
        <w:rPr>
          <w:lang w:val="en-US"/>
        </w:rPr>
      </w:pPr>
      <w:r w:rsidRPr="00353A69">
        <w:rPr>
          <w:lang w:val="en-US"/>
        </w:rPr>
        <w:t>The aim of this project is to make it possible to check whether or not the air pollution influences the number of patients suffering from dyspnea in Nice.</w:t>
      </w:r>
    </w:p>
    <w:p w14:paraId="2BF54B32" w14:textId="77777777" w:rsidR="00353A69" w:rsidRPr="00353A69" w:rsidRDefault="004E08DF" w:rsidP="00353A69">
      <w:pPr>
        <w:rPr>
          <w:lang w:val="en-US"/>
        </w:rPr>
      </w:pPr>
      <w:r w:rsidRPr="00353A69">
        <w:rPr>
          <w:lang w:val="en-US"/>
        </w:rPr>
        <w:t xml:space="preserve">The data used for the research were collected by the AirPaca service and the Hospital </w:t>
      </w:r>
      <w:r w:rsidR="00353A69" w:rsidRPr="00353A69">
        <w:rPr>
          <w:lang w:val="en-US"/>
        </w:rPr>
        <w:t xml:space="preserve">Pasteur </w:t>
      </w:r>
      <w:r w:rsidRPr="00353A69">
        <w:rPr>
          <w:lang w:val="en-US"/>
        </w:rPr>
        <w:t>between January 2014 and December 2016.</w:t>
      </w:r>
    </w:p>
    <w:p w14:paraId="7C5279ED" w14:textId="77777777" w:rsidR="00353A69" w:rsidRPr="00353A69" w:rsidRDefault="00607B80" w:rsidP="00353A69">
      <w:pPr>
        <w:rPr>
          <w:lang w:val="en-US"/>
        </w:rPr>
      </w:pPr>
      <w:r w:rsidRPr="00353A69">
        <w:rPr>
          <w:lang w:val="en-US"/>
        </w:rPr>
        <w:t xml:space="preserve">The </w:t>
      </w:r>
      <w:r w:rsidR="00353A69" w:rsidRPr="00353A69">
        <w:rPr>
          <w:lang w:val="en-US"/>
        </w:rPr>
        <w:t>realization</w:t>
      </w:r>
      <w:r w:rsidRPr="00353A69">
        <w:rPr>
          <w:lang w:val="en-US"/>
        </w:rPr>
        <w:t xml:space="preserve"> of this tool has been made using Java/JEE, R language, Oracle SQL and NoSQL databases (Hadoop HDFS, Oracle NoSQL).</w:t>
      </w:r>
    </w:p>
    <w:p w14:paraId="031C8538" w14:textId="77777777" w:rsidR="00353A69" w:rsidRPr="00353A69" w:rsidRDefault="00607B80" w:rsidP="00353A69">
      <w:pPr>
        <w:rPr>
          <w:lang w:val="en-US"/>
        </w:rPr>
      </w:pPr>
      <w:r w:rsidRPr="00353A69">
        <w:rPr>
          <w:lang w:val="en-US"/>
        </w:rPr>
        <w:t>Key words: Big</w:t>
      </w:r>
      <w:r w:rsidR="007D2BFE" w:rsidRPr="00353A69">
        <w:rPr>
          <w:lang w:val="en-US"/>
        </w:rPr>
        <w:t xml:space="preserve"> </w:t>
      </w:r>
      <w:r w:rsidRPr="00353A69">
        <w:rPr>
          <w:lang w:val="en-US"/>
        </w:rPr>
        <w:t>Data, database, Oracle, Apache, Hadoop, HDFS, Hive, NoSQL, DWH, SQL, Web, Java, JSF, JEE, EJB, R</w:t>
      </w:r>
      <w:r w:rsidR="00E6503A" w:rsidRPr="00353A69">
        <w:rPr>
          <w:lang w:val="en-US"/>
        </w:rPr>
        <w:t>, IMREDD</w:t>
      </w:r>
    </w:p>
    <w:p w14:paraId="782F5C3A" w14:textId="77777777" w:rsidR="00D01C5B" w:rsidRDefault="00433FAA" w:rsidP="00D01C5B">
      <w:pPr>
        <w:spacing w:before="120"/>
        <w:rPr>
          <w:b/>
          <w:sz w:val="28"/>
          <w:lang w:val="en-US"/>
        </w:rPr>
      </w:pPr>
      <w:r w:rsidRPr="00433FAA">
        <w:rPr>
          <w:b/>
          <w:sz w:val="28"/>
          <w:lang w:val="en-US"/>
        </w:rPr>
        <w:lastRenderedPageBreak/>
        <w:t>List of figures and tables</w:t>
      </w:r>
    </w:p>
    <w:p w14:paraId="5421EE51" w14:textId="61C5C6D0" w:rsidR="00060863" w:rsidRDefault="00090E4A">
      <w:pPr>
        <w:pStyle w:val="TableofFigures"/>
        <w:tabs>
          <w:tab w:val="right" w:leader="dot" w:pos="9345"/>
        </w:tabs>
        <w:rPr>
          <w:rFonts w:asciiTheme="minorHAnsi" w:eastAsiaTheme="minorEastAsia" w:hAnsiTheme="minorHAnsi"/>
          <w:noProof/>
          <w:sz w:val="22"/>
          <w:lang w:val="en-US"/>
        </w:rPr>
      </w:pPr>
      <w:r w:rsidRPr="00090E4A">
        <w:rPr>
          <w:b/>
          <w:szCs w:val="24"/>
        </w:rPr>
        <w:fldChar w:fldCharType="begin"/>
      </w:r>
      <w:r w:rsidRPr="00090E4A">
        <w:rPr>
          <w:b/>
          <w:szCs w:val="24"/>
        </w:rPr>
        <w:instrText xml:space="preserve"> TOC \h \z \c "Table" </w:instrText>
      </w:r>
      <w:r w:rsidRPr="00090E4A">
        <w:rPr>
          <w:b/>
          <w:szCs w:val="24"/>
        </w:rPr>
        <w:fldChar w:fldCharType="separate"/>
      </w:r>
      <w:hyperlink w:anchor="_Toc478324291" w:history="1">
        <w:r w:rsidR="00060863" w:rsidRPr="00461A69">
          <w:rPr>
            <w:rStyle w:val="Hyperlink"/>
            <w:noProof/>
          </w:rPr>
          <w:t xml:space="preserve">Table 1 </w:t>
        </w:r>
        <w:r w:rsidR="00060863" w:rsidRPr="00461A69">
          <w:rPr>
            <w:rStyle w:val="Hyperlink"/>
            <w:noProof/>
            <w:lang w:val="en-US"/>
          </w:rPr>
          <w:t>Comparing the solutions</w:t>
        </w:r>
        <w:r w:rsidR="00060863">
          <w:rPr>
            <w:noProof/>
            <w:webHidden/>
          </w:rPr>
          <w:tab/>
        </w:r>
        <w:r w:rsidR="00060863">
          <w:rPr>
            <w:noProof/>
            <w:webHidden/>
          </w:rPr>
          <w:fldChar w:fldCharType="begin"/>
        </w:r>
        <w:r w:rsidR="00060863">
          <w:rPr>
            <w:noProof/>
            <w:webHidden/>
          </w:rPr>
          <w:instrText xml:space="preserve"> PAGEREF _Toc478324291 \h </w:instrText>
        </w:r>
        <w:r w:rsidR="00060863">
          <w:rPr>
            <w:noProof/>
            <w:webHidden/>
          </w:rPr>
        </w:r>
        <w:r w:rsidR="00060863">
          <w:rPr>
            <w:noProof/>
            <w:webHidden/>
          </w:rPr>
          <w:fldChar w:fldCharType="separate"/>
        </w:r>
        <w:r w:rsidR="00060863">
          <w:rPr>
            <w:noProof/>
            <w:webHidden/>
          </w:rPr>
          <w:t>12</w:t>
        </w:r>
        <w:r w:rsidR="00060863">
          <w:rPr>
            <w:noProof/>
            <w:webHidden/>
          </w:rPr>
          <w:fldChar w:fldCharType="end"/>
        </w:r>
      </w:hyperlink>
    </w:p>
    <w:p w14:paraId="34C078F6" w14:textId="41E06B90" w:rsidR="00060863" w:rsidRDefault="00060863">
      <w:pPr>
        <w:pStyle w:val="TableofFigures"/>
        <w:tabs>
          <w:tab w:val="right" w:leader="dot" w:pos="9345"/>
        </w:tabs>
        <w:rPr>
          <w:rFonts w:asciiTheme="minorHAnsi" w:eastAsiaTheme="minorEastAsia" w:hAnsiTheme="minorHAnsi"/>
          <w:noProof/>
          <w:sz w:val="22"/>
          <w:lang w:val="en-US"/>
        </w:rPr>
      </w:pPr>
      <w:hyperlink w:anchor="_Toc478324292" w:history="1">
        <w:r w:rsidRPr="00461A69">
          <w:rPr>
            <w:rStyle w:val="Hyperlink"/>
            <w:noProof/>
            <w:lang w:val="en-US"/>
          </w:rPr>
          <w:t>Table 2 Risk plan</w:t>
        </w:r>
        <w:r>
          <w:rPr>
            <w:noProof/>
            <w:webHidden/>
          </w:rPr>
          <w:tab/>
        </w:r>
        <w:r>
          <w:rPr>
            <w:noProof/>
            <w:webHidden/>
          </w:rPr>
          <w:fldChar w:fldCharType="begin"/>
        </w:r>
        <w:r>
          <w:rPr>
            <w:noProof/>
            <w:webHidden/>
          </w:rPr>
          <w:instrText xml:space="preserve"> PAGEREF _Toc478324292 \h </w:instrText>
        </w:r>
        <w:r>
          <w:rPr>
            <w:noProof/>
            <w:webHidden/>
          </w:rPr>
        </w:r>
        <w:r>
          <w:rPr>
            <w:noProof/>
            <w:webHidden/>
          </w:rPr>
          <w:fldChar w:fldCharType="separate"/>
        </w:r>
        <w:r>
          <w:rPr>
            <w:noProof/>
            <w:webHidden/>
          </w:rPr>
          <w:t>13</w:t>
        </w:r>
        <w:r>
          <w:rPr>
            <w:noProof/>
            <w:webHidden/>
          </w:rPr>
          <w:fldChar w:fldCharType="end"/>
        </w:r>
      </w:hyperlink>
    </w:p>
    <w:p w14:paraId="56ED3F8C" w14:textId="27C5D2EC" w:rsidR="00060863" w:rsidRDefault="00060863">
      <w:pPr>
        <w:pStyle w:val="TableofFigures"/>
        <w:tabs>
          <w:tab w:val="right" w:leader="dot" w:pos="9345"/>
        </w:tabs>
        <w:rPr>
          <w:rFonts w:asciiTheme="minorHAnsi" w:eastAsiaTheme="minorEastAsia" w:hAnsiTheme="minorHAnsi"/>
          <w:noProof/>
          <w:sz w:val="22"/>
          <w:lang w:val="en-US"/>
        </w:rPr>
      </w:pPr>
      <w:hyperlink w:anchor="_Toc478324293" w:history="1">
        <w:r w:rsidRPr="00461A69">
          <w:rPr>
            <w:rStyle w:val="Hyperlink"/>
            <w:noProof/>
            <w:lang w:val="en-US"/>
          </w:rPr>
          <w:t>Table 3 List of tasks of Sprint 1</w:t>
        </w:r>
        <w:r>
          <w:rPr>
            <w:noProof/>
            <w:webHidden/>
          </w:rPr>
          <w:tab/>
        </w:r>
        <w:r>
          <w:rPr>
            <w:noProof/>
            <w:webHidden/>
          </w:rPr>
          <w:fldChar w:fldCharType="begin"/>
        </w:r>
        <w:r>
          <w:rPr>
            <w:noProof/>
            <w:webHidden/>
          </w:rPr>
          <w:instrText xml:space="preserve"> PAGEREF _Toc478324293 \h </w:instrText>
        </w:r>
        <w:r>
          <w:rPr>
            <w:noProof/>
            <w:webHidden/>
          </w:rPr>
        </w:r>
        <w:r>
          <w:rPr>
            <w:noProof/>
            <w:webHidden/>
          </w:rPr>
          <w:fldChar w:fldCharType="separate"/>
        </w:r>
        <w:r>
          <w:rPr>
            <w:noProof/>
            <w:webHidden/>
          </w:rPr>
          <w:t>14</w:t>
        </w:r>
        <w:r>
          <w:rPr>
            <w:noProof/>
            <w:webHidden/>
          </w:rPr>
          <w:fldChar w:fldCharType="end"/>
        </w:r>
      </w:hyperlink>
    </w:p>
    <w:p w14:paraId="66ABB0F4" w14:textId="2DEA812C" w:rsidR="00060863" w:rsidRDefault="00060863">
      <w:pPr>
        <w:pStyle w:val="TableofFigures"/>
        <w:tabs>
          <w:tab w:val="right" w:leader="dot" w:pos="9345"/>
        </w:tabs>
        <w:rPr>
          <w:rFonts w:asciiTheme="minorHAnsi" w:eastAsiaTheme="minorEastAsia" w:hAnsiTheme="minorHAnsi"/>
          <w:noProof/>
          <w:sz w:val="22"/>
          <w:lang w:val="en-US"/>
        </w:rPr>
      </w:pPr>
      <w:hyperlink w:anchor="_Toc478324294" w:history="1">
        <w:r w:rsidRPr="00461A69">
          <w:rPr>
            <w:rStyle w:val="Hyperlink"/>
            <w:noProof/>
            <w:lang w:val="en-US"/>
          </w:rPr>
          <w:t>Table 4 List of tasks of Sprint 2</w:t>
        </w:r>
        <w:r>
          <w:rPr>
            <w:noProof/>
            <w:webHidden/>
          </w:rPr>
          <w:tab/>
        </w:r>
        <w:r>
          <w:rPr>
            <w:noProof/>
            <w:webHidden/>
          </w:rPr>
          <w:fldChar w:fldCharType="begin"/>
        </w:r>
        <w:r>
          <w:rPr>
            <w:noProof/>
            <w:webHidden/>
          </w:rPr>
          <w:instrText xml:space="preserve"> PAGEREF _Toc478324294 \h </w:instrText>
        </w:r>
        <w:r>
          <w:rPr>
            <w:noProof/>
            <w:webHidden/>
          </w:rPr>
        </w:r>
        <w:r>
          <w:rPr>
            <w:noProof/>
            <w:webHidden/>
          </w:rPr>
          <w:fldChar w:fldCharType="separate"/>
        </w:r>
        <w:r>
          <w:rPr>
            <w:noProof/>
            <w:webHidden/>
          </w:rPr>
          <w:t>15</w:t>
        </w:r>
        <w:r>
          <w:rPr>
            <w:noProof/>
            <w:webHidden/>
          </w:rPr>
          <w:fldChar w:fldCharType="end"/>
        </w:r>
      </w:hyperlink>
    </w:p>
    <w:p w14:paraId="63B06B56" w14:textId="0D0B6D8F" w:rsidR="00060863" w:rsidRDefault="00060863">
      <w:pPr>
        <w:pStyle w:val="TableofFigures"/>
        <w:tabs>
          <w:tab w:val="right" w:leader="dot" w:pos="9345"/>
        </w:tabs>
        <w:rPr>
          <w:rFonts w:asciiTheme="minorHAnsi" w:eastAsiaTheme="minorEastAsia" w:hAnsiTheme="minorHAnsi"/>
          <w:noProof/>
          <w:sz w:val="22"/>
          <w:lang w:val="en-US"/>
        </w:rPr>
      </w:pPr>
      <w:hyperlink w:anchor="_Toc478324295" w:history="1">
        <w:r w:rsidRPr="00461A69">
          <w:rPr>
            <w:rStyle w:val="Hyperlink"/>
            <w:noProof/>
            <w:lang w:val="en-US"/>
          </w:rPr>
          <w:t>Table 5 List of tasks of the Sprint 3</w:t>
        </w:r>
        <w:r>
          <w:rPr>
            <w:noProof/>
            <w:webHidden/>
          </w:rPr>
          <w:tab/>
        </w:r>
        <w:r>
          <w:rPr>
            <w:noProof/>
            <w:webHidden/>
          </w:rPr>
          <w:fldChar w:fldCharType="begin"/>
        </w:r>
        <w:r>
          <w:rPr>
            <w:noProof/>
            <w:webHidden/>
          </w:rPr>
          <w:instrText xml:space="preserve"> PAGEREF _Toc478324295 \h </w:instrText>
        </w:r>
        <w:r>
          <w:rPr>
            <w:noProof/>
            <w:webHidden/>
          </w:rPr>
        </w:r>
        <w:r>
          <w:rPr>
            <w:noProof/>
            <w:webHidden/>
          </w:rPr>
          <w:fldChar w:fldCharType="separate"/>
        </w:r>
        <w:r>
          <w:rPr>
            <w:noProof/>
            <w:webHidden/>
          </w:rPr>
          <w:t>15</w:t>
        </w:r>
        <w:r>
          <w:rPr>
            <w:noProof/>
            <w:webHidden/>
          </w:rPr>
          <w:fldChar w:fldCharType="end"/>
        </w:r>
      </w:hyperlink>
    </w:p>
    <w:p w14:paraId="0212B543" w14:textId="5977DE23" w:rsidR="00060863" w:rsidRDefault="00060863">
      <w:pPr>
        <w:pStyle w:val="TableofFigures"/>
        <w:tabs>
          <w:tab w:val="right" w:leader="dot" w:pos="9345"/>
        </w:tabs>
        <w:rPr>
          <w:rFonts w:asciiTheme="minorHAnsi" w:eastAsiaTheme="minorEastAsia" w:hAnsiTheme="minorHAnsi"/>
          <w:noProof/>
          <w:sz w:val="22"/>
          <w:lang w:val="en-US"/>
        </w:rPr>
      </w:pPr>
      <w:hyperlink w:anchor="_Toc478324296" w:history="1">
        <w:r w:rsidRPr="00461A69">
          <w:rPr>
            <w:rStyle w:val="Hyperlink"/>
            <w:noProof/>
            <w:lang w:val="en-US"/>
          </w:rPr>
          <w:t>Table 6 List of tasks of the Sprint 4</w:t>
        </w:r>
        <w:r>
          <w:rPr>
            <w:noProof/>
            <w:webHidden/>
          </w:rPr>
          <w:tab/>
        </w:r>
        <w:r>
          <w:rPr>
            <w:noProof/>
            <w:webHidden/>
          </w:rPr>
          <w:fldChar w:fldCharType="begin"/>
        </w:r>
        <w:r>
          <w:rPr>
            <w:noProof/>
            <w:webHidden/>
          </w:rPr>
          <w:instrText xml:space="preserve"> PAGEREF _Toc478324296 \h </w:instrText>
        </w:r>
        <w:r>
          <w:rPr>
            <w:noProof/>
            <w:webHidden/>
          </w:rPr>
        </w:r>
        <w:r>
          <w:rPr>
            <w:noProof/>
            <w:webHidden/>
          </w:rPr>
          <w:fldChar w:fldCharType="separate"/>
        </w:r>
        <w:r>
          <w:rPr>
            <w:noProof/>
            <w:webHidden/>
          </w:rPr>
          <w:t>16</w:t>
        </w:r>
        <w:r>
          <w:rPr>
            <w:noProof/>
            <w:webHidden/>
          </w:rPr>
          <w:fldChar w:fldCharType="end"/>
        </w:r>
      </w:hyperlink>
    </w:p>
    <w:p w14:paraId="22C077D9" w14:textId="463B0A6A" w:rsidR="00060863" w:rsidRDefault="00060863">
      <w:pPr>
        <w:pStyle w:val="TableofFigures"/>
        <w:tabs>
          <w:tab w:val="right" w:leader="dot" w:pos="9345"/>
        </w:tabs>
        <w:rPr>
          <w:rFonts w:asciiTheme="minorHAnsi" w:eastAsiaTheme="minorEastAsia" w:hAnsiTheme="minorHAnsi"/>
          <w:noProof/>
          <w:sz w:val="22"/>
          <w:lang w:val="en-US"/>
        </w:rPr>
      </w:pPr>
      <w:hyperlink w:anchor="_Toc478324297" w:history="1">
        <w:r w:rsidRPr="00461A69">
          <w:rPr>
            <w:rStyle w:val="Hyperlink"/>
            <w:noProof/>
            <w:lang w:val="en-US"/>
          </w:rPr>
          <w:t>Table 7 The Structure of The Health Data</w:t>
        </w:r>
        <w:r>
          <w:rPr>
            <w:noProof/>
            <w:webHidden/>
          </w:rPr>
          <w:tab/>
        </w:r>
        <w:r>
          <w:rPr>
            <w:noProof/>
            <w:webHidden/>
          </w:rPr>
          <w:fldChar w:fldCharType="begin"/>
        </w:r>
        <w:r>
          <w:rPr>
            <w:noProof/>
            <w:webHidden/>
          </w:rPr>
          <w:instrText xml:space="preserve"> PAGEREF _Toc478324297 \h </w:instrText>
        </w:r>
        <w:r>
          <w:rPr>
            <w:noProof/>
            <w:webHidden/>
          </w:rPr>
        </w:r>
        <w:r>
          <w:rPr>
            <w:noProof/>
            <w:webHidden/>
          </w:rPr>
          <w:fldChar w:fldCharType="separate"/>
        </w:r>
        <w:r>
          <w:rPr>
            <w:noProof/>
            <w:webHidden/>
          </w:rPr>
          <w:t>17</w:t>
        </w:r>
        <w:r>
          <w:rPr>
            <w:noProof/>
            <w:webHidden/>
          </w:rPr>
          <w:fldChar w:fldCharType="end"/>
        </w:r>
      </w:hyperlink>
    </w:p>
    <w:p w14:paraId="4CC295A0" w14:textId="762F9645" w:rsidR="00060863" w:rsidRDefault="00060863">
      <w:pPr>
        <w:pStyle w:val="TableofFigures"/>
        <w:tabs>
          <w:tab w:val="right" w:leader="dot" w:pos="9345"/>
        </w:tabs>
        <w:rPr>
          <w:rFonts w:asciiTheme="minorHAnsi" w:eastAsiaTheme="minorEastAsia" w:hAnsiTheme="minorHAnsi"/>
          <w:noProof/>
          <w:sz w:val="22"/>
          <w:lang w:val="en-US"/>
        </w:rPr>
      </w:pPr>
      <w:hyperlink w:anchor="_Toc478324298" w:history="1">
        <w:r w:rsidRPr="00461A69">
          <w:rPr>
            <w:rStyle w:val="Hyperlink"/>
            <w:noProof/>
            <w:lang w:val="en-US"/>
          </w:rPr>
          <w:t>Table 8  The Structure of The Environmental Data</w:t>
        </w:r>
        <w:r>
          <w:rPr>
            <w:noProof/>
            <w:webHidden/>
          </w:rPr>
          <w:tab/>
        </w:r>
        <w:r>
          <w:rPr>
            <w:noProof/>
            <w:webHidden/>
          </w:rPr>
          <w:fldChar w:fldCharType="begin"/>
        </w:r>
        <w:r>
          <w:rPr>
            <w:noProof/>
            <w:webHidden/>
          </w:rPr>
          <w:instrText xml:space="preserve"> PAGEREF _Toc478324298 \h </w:instrText>
        </w:r>
        <w:r>
          <w:rPr>
            <w:noProof/>
            <w:webHidden/>
          </w:rPr>
        </w:r>
        <w:r>
          <w:rPr>
            <w:noProof/>
            <w:webHidden/>
          </w:rPr>
          <w:fldChar w:fldCharType="separate"/>
        </w:r>
        <w:r>
          <w:rPr>
            <w:noProof/>
            <w:webHidden/>
          </w:rPr>
          <w:t>17</w:t>
        </w:r>
        <w:r>
          <w:rPr>
            <w:noProof/>
            <w:webHidden/>
          </w:rPr>
          <w:fldChar w:fldCharType="end"/>
        </w:r>
      </w:hyperlink>
    </w:p>
    <w:p w14:paraId="5FF30B24" w14:textId="599C82F9" w:rsidR="00060863" w:rsidRDefault="00060863">
      <w:pPr>
        <w:pStyle w:val="TableofFigures"/>
        <w:tabs>
          <w:tab w:val="right" w:leader="dot" w:pos="9345"/>
        </w:tabs>
        <w:rPr>
          <w:rFonts w:asciiTheme="minorHAnsi" w:eastAsiaTheme="minorEastAsia" w:hAnsiTheme="minorHAnsi"/>
          <w:noProof/>
          <w:sz w:val="22"/>
          <w:lang w:val="en-US"/>
        </w:rPr>
      </w:pPr>
      <w:hyperlink w:anchor="_Toc478324299" w:history="1">
        <w:r w:rsidRPr="00461A69">
          <w:rPr>
            <w:rStyle w:val="Hyperlink"/>
            <w:noProof/>
            <w:lang w:val="en-US"/>
          </w:rPr>
          <w:t>Table 9 Result of testing the databases</w:t>
        </w:r>
        <w:r>
          <w:rPr>
            <w:noProof/>
            <w:webHidden/>
          </w:rPr>
          <w:tab/>
        </w:r>
        <w:r>
          <w:rPr>
            <w:noProof/>
            <w:webHidden/>
          </w:rPr>
          <w:fldChar w:fldCharType="begin"/>
        </w:r>
        <w:r>
          <w:rPr>
            <w:noProof/>
            <w:webHidden/>
          </w:rPr>
          <w:instrText xml:space="preserve"> PAGEREF _Toc478324299 \h </w:instrText>
        </w:r>
        <w:r>
          <w:rPr>
            <w:noProof/>
            <w:webHidden/>
          </w:rPr>
        </w:r>
        <w:r>
          <w:rPr>
            <w:noProof/>
            <w:webHidden/>
          </w:rPr>
          <w:fldChar w:fldCharType="separate"/>
        </w:r>
        <w:r>
          <w:rPr>
            <w:noProof/>
            <w:webHidden/>
          </w:rPr>
          <w:t>21</w:t>
        </w:r>
        <w:r>
          <w:rPr>
            <w:noProof/>
            <w:webHidden/>
          </w:rPr>
          <w:fldChar w:fldCharType="end"/>
        </w:r>
      </w:hyperlink>
    </w:p>
    <w:p w14:paraId="09FF5320" w14:textId="25E7D62F" w:rsidR="00060863" w:rsidRDefault="00060863">
      <w:pPr>
        <w:pStyle w:val="TableofFigures"/>
        <w:tabs>
          <w:tab w:val="right" w:leader="dot" w:pos="9345"/>
        </w:tabs>
        <w:rPr>
          <w:rFonts w:asciiTheme="minorHAnsi" w:eastAsiaTheme="minorEastAsia" w:hAnsiTheme="minorHAnsi"/>
          <w:noProof/>
          <w:sz w:val="22"/>
          <w:lang w:val="en-US"/>
        </w:rPr>
      </w:pPr>
      <w:hyperlink w:anchor="_Toc478324300" w:history="1">
        <w:r w:rsidRPr="00461A69">
          <w:rPr>
            <w:rStyle w:val="Hyperlink"/>
            <w:noProof/>
            <w:lang w:val="en-US"/>
          </w:rPr>
          <w:t>Table 10 Result of the searching correlation. Case 1</w:t>
        </w:r>
        <w:r>
          <w:rPr>
            <w:noProof/>
            <w:webHidden/>
          </w:rPr>
          <w:tab/>
        </w:r>
        <w:r>
          <w:rPr>
            <w:noProof/>
            <w:webHidden/>
          </w:rPr>
          <w:fldChar w:fldCharType="begin"/>
        </w:r>
        <w:r>
          <w:rPr>
            <w:noProof/>
            <w:webHidden/>
          </w:rPr>
          <w:instrText xml:space="preserve"> PAGEREF _Toc478324300 \h </w:instrText>
        </w:r>
        <w:r>
          <w:rPr>
            <w:noProof/>
            <w:webHidden/>
          </w:rPr>
        </w:r>
        <w:r>
          <w:rPr>
            <w:noProof/>
            <w:webHidden/>
          </w:rPr>
          <w:fldChar w:fldCharType="separate"/>
        </w:r>
        <w:r>
          <w:rPr>
            <w:noProof/>
            <w:webHidden/>
          </w:rPr>
          <w:t>29</w:t>
        </w:r>
        <w:r>
          <w:rPr>
            <w:noProof/>
            <w:webHidden/>
          </w:rPr>
          <w:fldChar w:fldCharType="end"/>
        </w:r>
      </w:hyperlink>
    </w:p>
    <w:p w14:paraId="2324AD72" w14:textId="02E6651B" w:rsidR="00060863" w:rsidRDefault="00060863">
      <w:pPr>
        <w:pStyle w:val="TableofFigures"/>
        <w:tabs>
          <w:tab w:val="right" w:leader="dot" w:pos="9345"/>
        </w:tabs>
        <w:rPr>
          <w:rFonts w:asciiTheme="minorHAnsi" w:eastAsiaTheme="minorEastAsia" w:hAnsiTheme="minorHAnsi"/>
          <w:noProof/>
          <w:sz w:val="22"/>
          <w:lang w:val="en-US"/>
        </w:rPr>
      </w:pPr>
      <w:hyperlink w:anchor="_Toc478324301" w:history="1">
        <w:r w:rsidRPr="00461A69">
          <w:rPr>
            <w:rStyle w:val="Hyperlink"/>
            <w:noProof/>
            <w:lang w:val="en-US"/>
          </w:rPr>
          <w:t>Table 11 Result of the searching correlation. Case 2</w:t>
        </w:r>
        <w:r>
          <w:rPr>
            <w:noProof/>
            <w:webHidden/>
          </w:rPr>
          <w:tab/>
        </w:r>
        <w:r>
          <w:rPr>
            <w:noProof/>
            <w:webHidden/>
          </w:rPr>
          <w:fldChar w:fldCharType="begin"/>
        </w:r>
        <w:r>
          <w:rPr>
            <w:noProof/>
            <w:webHidden/>
          </w:rPr>
          <w:instrText xml:space="preserve"> PAGEREF _Toc478324301 \h </w:instrText>
        </w:r>
        <w:r>
          <w:rPr>
            <w:noProof/>
            <w:webHidden/>
          </w:rPr>
        </w:r>
        <w:r>
          <w:rPr>
            <w:noProof/>
            <w:webHidden/>
          </w:rPr>
          <w:fldChar w:fldCharType="separate"/>
        </w:r>
        <w:r>
          <w:rPr>
            <w:noProof/>
            <w:webHidden/>
          </w:rPr>
          <w:t>30</w:t>
        </w:r>
        <w:r>
          <w:rPr>
            <w:noProof/>
            <w:webHidden/>
          </w:rPr>
          <w:fldChar w:fldCharType="end"/>
        </w:r>
      </w:hyperlink>
    </w:p>
    <w:p w14:paraId="511EB871" w14:textId="7447DF54" w:rsidR="00060863" w:rsidRDefault="00060863">
      <w:pPr>
        <w:pStyle w:val="TableofFigures"/>
        <w:tabs>
          <w:tab w:val="right" w:leader="dot" w:pos="9345"/>
        </w:tabs>
        <w:rPr>
          <w:rFonts w:asciiTheme="minorHAnsi" w:eastAsiaTheme="minorEastAsia" w:hAnsiTheme="minorHAnsi"/>
          <w:noProof/>
          <w:sz w:val="22"/>
          <w:lang w:val="en-US"/>
        </w:rPr>
      </w:pPr>
      <w:hyperlink w:anchor="_Toc478324302" w:history="1">
        <w:r w:rsidRPr="00461A69">
          <w:rPr>
            <w:rStyle w:val="Hyperlink"/>
            <w:noProof/>
            <w:lang w:val="en-US"/>
          </w:rPr>
          <w:t>Table 12 Result of the searching correlation. Case 3</w:t>
        </w:r>
        <w:r>
          <w:rPr>
            <w:noProof/>
            <w:webHidden/>
          </w:rPr>
          <w:tab/>
        </w:r>
        <w:r>
          <w:rPr>
            <w:noProof/>
            <w:webHidden/>
          </w:rPr>
          <w:fldChar w:fldCharType="begin"/>
        </w:r>
        <w:r>
          <w:rPr>
            <w:noProof/>
            <w:webHidden/>
          </w:rPr>
          <w:instrText xml:space="preserve"> PAGEREF _Toc478324302 \h </w:instrText>
        </w:r>
        <w:r>
          <w:rPr>
            <w:noProof/>
            <w:webHidden/>
          </w:rPr>
        </w:r>
        <w:r>
          <w:rPr>
            <w:noProof/>
            <w:webHidden/>
          </w:rPr>
          <w:fldChar w:fldCharType="separate"/>
        </w:r>
        <w:r>
          <w:rPr>
            <w:noProof/>
            <w:webHidden/>
          </w:rPr>
          <w:t>30</w:t>
        </w:r>
        <w:r>
          <w:rPr>
            <w:noProof/>
            <w:webHidden/>
          </w:rPr>
          <w:fldChar w:fldCharType="end"/>
        </w:r>
      </w:hyperlink>
    </w:p>
    <w:p w14:paraId="024114DD" w14:textId="4A630775" w:rsidR="00FD7435" w:rsidRDefault="00090E4A" w:rsidP="00090E4A">
      <w:pPr>
        <w:spacing w:before="120"/>
        <w:ind w:firstLine="0"/>
        <w:rPr>
          <w:noProof/>
        </w:rPr>
      </w:pPr>
      <w:r w:rsidRPr="00090E4A">
        <w:rPr>
          <w:b/>
          <w:szCs w:val="24"/>
        </w:rPr>
        <w:fldChar w:fldCharType="end"/>
      </w:r>
      <w:r w:rsidRPr="00090E4A">
        <w:rPr>
          <w:b/>
          <w:szCs w:val="24"/>
        </w:rPr>
        <w:fldChar w:fldCharType="begin"/>
      </w:r>
      <w:r w:rsidRPr="00090E4A">
        <w:rPr>
          <w:b/>
          <w:szCs w:val="24"/>
        </w:rPr>
        <w:instrText xml:space="preserve"> TOC \h \z \c "Figure" </w:instrText>
      </w:r>
      <w:r w:rsidRPr="00090E4A">
        <w:rPr>
          <w:b/>
          <w:szCs w:val="24"/>
        </w:rPr>
        <w:fldChar w:fldCharType="separate"/>
      </w:r>
    </w:p>
    <w:p w14:paraId="15CA0FB2" w14:textId="7AABA62C" w:rsidR="00FD7435" w:rsidRDefault="00A01B9A">
      <w:pPr>
        <w:pStyle w:val="TableofFigures"/>
        <w:tabs>
          <w:tab w:val="right" w:leader="dot" w:pos="9345"/>
        </w:tabs>
        <w:rPr>
          <w:rFonts w:asciiTheme="minorHAnsi" w:eastAsiaTheme="minorEastAsia" w:hAnsiTheme="minorHAnsi"/>
          <w:noProof/>
          <w:sz w:val="22"/>
          <w:lang w:val="en-US"/>
        </w:rPr>
      </w:pPr>
      <w:hyperlink w:anchor="_Toc478116835" w:history="1">
        <w:r w:rsidR="00FD7435" w:rsidRPr="00762BE0">
          <w:rPr>
            <w:rStyle w:val="Hyperlink"/>
            <w:noProof/>
            <w:lang w:val="en-US"/>
          </w:rPr>
          <w:t>Figure 1 Architecture the project (common scheme)</w:t>
        </w:r>
        <w:r w:rsidR="00FD7435">
          <w:rPr>
            <w:noProof/>
            <w:webHidden/>
          </w:rPr>
          <w:tab/>
        </w:r>
        <w:r w:rsidR="00FD7435">
          <w:rPr>
            <w:noProof/>
            <w:webHidden/>
          </w:rPr>
          <w:fldChar w:fldCharType="begin"/>
        </w:r>
        <w:r w:rsidR="00FD7435">
          <w:rPr>
            <w:noProof/>
            <w:webHidden/>
          </w:rPr>
          <w:instrText xml:space="preserve"> PAGEREF _Toc478116835 \h </w:instrText>
        </w:r>
        <w:r w:rsidR="00FD7435">
          <w:rPr>
            <w:noProof/>
            <w:webHidden/>
          </w:rPr>
        </w:r>
        <w:r w:rsidR="00FD7435">
          <w:rPr>
            <w:noProof/>
            <w:webHidden/>
          </w:rPr>
          <w:fldChar w:fldCharType="separate"/>
        </w:r>
        <w:r w:rsidR="00FD7435">
          <w:rPr>
            <w:noProof/>
            <w:webHidden/>
          </w:rPr>
          <w:t>18</w:t>
        </w:r>
        <w:r w:rsidR="00FD7435">
          <w:rPr>
            <w:noProof/>
            <w:webHidden/>
          </w:rPr>
          <w:fldChar w:fldCharType="end"/>
        </w:r>
      </w:hyperlink>
    </w:p>
    <w:p w14:paraId="03C8D5FE" w14:textId="4D6B85C7" w:rsidR="00FD7435" w:rsidRDefault="00A01B9A">
      <w:pPr>
        <w:pStyle w:val="TableofFigures"/>
        <w:tabs>
          <w:tab w:val="right" w:leader="dot" w:pos="9345"/>
        </w:tabs>
        <w:rPr>
          <w:rFonts w:asciiTheme="minorHAnsi" w:eastAsiaTheme="minorEastAsia" w:hAnsiTheme="minorHAnsi"/>
          <w:noProof/>
          <w:sz w:val="22"/>
          <w:lang w:val="en-US"/>
        </w:rPr>
      </w:pPr>
      <w:hyperlink w:anchor="_Toc478116836" w:history="1">
        <w:r w:rsidR="00FD7435" w:rsidRPr="00762BE0">
          <w:rPr>
            <w:rStyle w:val="Hyperlink"/>
            <w:noProof/>
            <w:lang w:val="en-US"/>
          </w:rPr>
          <w:t>Figure 2 Options to store the pollution data</w:t>
        </w:r>
        <w:r w:rsidR="00FD7435">
          <w:rPr>
            <w:noProof/>
            <w:webHidden/>
          </w:rPr>
          <w:tab/>
        </w:r>
        <w:r w:rsidR="00FD7435">
          <w:rPr>
            <w:noProof/>
            <w:webHidden/>
          </w:rPr>
          <w:fldChar w:fldCharType="begin"/>
        </w:r>
        <w:r w:rsidR="00FD7435">
          <w:rPr>
            <w:noProof/>
            <w:webHidden/>
          </w:rPr>
          <w:instrText xml:space="preserve"> PAGEREF _Toc478116836 \h </w:instrText>
        </w:r>
        <w:r w:rsidR="00FD7435">
          <w:rPr>
            <w:noProof/>
            <w:webHidden/>
          </w:rPr>
        </w:r>
        <w:r w:rsidR="00FD7435">
          <w:rPr>
            <w:noProof/>
            <w:webHidden/>
          </w:rPr>
          <w:fldChar w:fldCharType="separate"/>
        </w:r>
        <w:r w:rsidR="00FD7435">
          <w:rPr>
            <w:noProof/>
            <w:webHidden/>
          </w:rPr>
          <w:t>19</w:t>
        </w:r>
        <w:r w:rsidR="00FD7435">
          <w:rPr>
            <w:noProof/>
            <w:webHidden/>
          </w:rPr>
          <w:fldChar w:fldCharType="end"/>
        </w:r>
      </w:hyperlink>
    </w:p>
    <w:p w14:paraId="4AC62FD7" w14:textId="1F8E64A5" w:rsidR="00FD7435" w:rsidRDefault="00A01B9A">
      <w:pPr>
        <w:pStyle w:val="TableofFigures"/>
        <w:tabs>
          <w:tab w:val="right" w:leader="dot" w:pos="9345"/>
        </w:tabs>
        <w:rPr>
          <w:rFonts w:asciiTheme="minorHAnsi" w:eastAsiaTheme="minorEastAsia" w:hAnsiTheme="minorHAnsi"/>
          <w:noProof/>
          <w:sz w:val="22"/>
          <w:lang w:val="en-US"/>
        </w:rPr>
      </w:pPr>
      <w:hyperlink w:anchor="_Toc478116837" w:history="1">
        <w:r w:rsidR="00FD7435" w:rsidRPr="00762BE0">
          <w:rPr>
            <w:rStyle w:val="Hyperlink"/>
            <w:noProof/>
            <w:lang w:val="en-US"/>
          </w:rPr>
          <w:t>Figure 3 Case of using Oracle NoSQL Database to store the pollution data</w:t>
        </w:r>
        <w:r w:rsidR="00FD7435">
          <w:rPr>
            <w:noProof/>
            <w:webHidden/>
          </w:rPr>
          <w:tab/>
        </w:r>
        <w:r w:rsidR="00FD7435">
          <w:rPr>
            <w:noProof/>
            <w:webHidden/>
          </w:rPr>
          <w:fldChar w:fldCharType="begin"/>
        </w:r>
        <w:r w:rsidR="00FD7435">
          <w:rPr>
            <w:noProof/>
            <w:webHidden/>
          </w:rPr>
          <w:instrText xml:space="preserve"> PAGEREF _Toc478116837 \h </w:instrText>
        </w:r>
        <w:r w:rsidR="00FD7435">
          <w:rPr>
            <w:noProof/>
            <w:webHidden/>
          </w:rPr>
        </w:r>
        <w:r w:rsidR="00FD7435">
          <w:rPr>
            <w:noProof/>
            <w:webHidden/>
          </w:rPr>
          <w:fldChar w:fldCharType="separate"/>
        </w:r>
        <w:r w:rsidR="00FD7435">
          <w:rPr>
            <w:noProof/>
            <w:webHidden/>
          </w:rPr>
          <w:t>20</w:t>
        </w:r>
        <w:r w:rsidR="00FD7435">
          <w:rPr>
            <w:noProof/>
            <w:webHidden/>
          </w:rPr>
          <w:fldChar w:fldCharType="end"/>
        </w:r>
      </w:hyperlink>
    </w:p>
    <w:p w14:paraId="30261848" w14:textId="70BD7E5D" w:rsidR="00FD7435" w:rsidRDefault="00A01B9A">
      <w:pPr>
        <w:pStyle w:val="TableofFigures"/>
        <w:tabs>
          <w:tab w:val="right" w:leader="dot" w:pos="9345"/>
        </w:tabs>
        <w:rPr>
          <w:rFonts w:asciiTheme="minorHAnsi" w:eastAsiaTheme="minorEastAsia" w:hAnsiTheme="minorHAnsi"/>
          <w:noProof/>
          <w:sz w:val="22"/>
          <w:lang w:val="en-US"/>
        </w:rPr>
      </w:pPr>
      <w:hyperlink w:anchor="_Toc478116838" w:history="1">
        <w:r w:rsidR="00FD7435" w:rsidRPr="00762BE0">
          <w:rPr>
            <w:rStyle w:val="Hyperlink"/>
            <w:noProof/>
            <w:lang w:val="en-US"/>
          </w:rPr>
          <w:t>Figure 4 Case of using Mongo DB to store the pollution data</w:t>
        </w:r>
        <w:r w:rsidR="00FD7435">
          <w:rPr>
            <w:noProof/>
            <w:webHidden/>
          </w:rPr>
          <w:tab/>
        </w:r>
        <w:r w:rsidR="00FD7435">
          <w:rPr>
            <w:noProof/>
            <w:webHidden/>
          </w:rPr>
          <w:fldChar w:fldCharType="begin"/>
        </w:r>
        <w:r w:rsidR="00FD7435">
          <w:rPr>
            <w:noProof/>
            <w:webHidden/>
          </w:rPr>
          <w:instrText xml:space="preserve"> PAGEREF _Toc478116838 \h </w:instrText>
        </w:r>
        <w:r w:rsidR="00FD7435">
          <w:rPr>
            <w:noProof/>
            <w:webHidden/>
          </w:rPr>
        </w:r>
        <w:r w:rsidR="00FD7435">
          <w:rPr>
            <w:noProof/>
            <w:webHidden/>
          </w:rPr>
          <w:fldChar w:fldCharType="separate"/>
        </w:r>
        <w:r w:rsidR="00FD7435">
          <w:rPr>
            <w:noProof/>
            <w:webHidden/>
          </w:rPr>
          <w:t>20</w:t>
        </w:r>
        <w:r w:rsidR="00FD7435">
          <w:rPr>
            <w:noProof/>
            <w:webHidden/>
          </w:rPr>
          <w:fldChar w:fldCharType="end"/>
        </w:r>
      </w:hyperlink>
    </w:p>
    <w:p w14:paraId="407E5F71" w14:textId="3CA7AB74" w:rsidR="00FD7435" w:rsidRDefault="00A01B9A">
      <w:pPr>
        <w:pStyle w:val="TableofFigures"/>
        <w:tabs>
          <w:tab w:val="right" w:leader="dot" w:pos="9345"/>
        </w:tabs>
        <w:rPr>
          <w:rFonts w:asciiTheme="minorHAnsi" w:eastAsiaTheme="minorEastAsia" w:hAnsiTheme="minorHAnsi"/>
          <w:noProof/>
          <w:sz w:val="22"/>
          <w:lang w:val="en-US"/>
        </w:rPr>
      </w:pPr>
      <w:hyperlink w:anchor="_Toc478116839" w:history="1">
        <w:r w:rsidR="00FD7435" w:rsidRPr="00762BE0">
          <w:rPr>
            <w:rStyle w:val="Hyperlink"/>
            <w:noProof/>
            <w:lang w:val="en-US"/>
          </w:rPr>
          <w:t>Figure 5 Case of using HDFS to store the pollution data</w:t>
        </w:r>
        <w:r w:rsidR="00FD7435">
          <w:rPr>
            <w:noProof/>
            <w:webHidden/>
          </w:rPr>
          <w:tab/>
        </w:r>
        <w:r w:rsidR="00FD7435">
          <w:rPr>
            <w:noProof/>
            <w:webHidden/>
          </w:rPr>
          <w:fldChar w:fldCharType="begin"/>
        </w:r>
        <w:r w:rsidR="00FD7435">
          <w:rPr>
            <w:noProof/>
            <w:webHidden/>
          </w:rPr>
          <w:instrText xml:space="preserve"> PAGEREF _Toc478116839 \h </w:instrText>
        </w:r>
        <w:r w:rsidR="00FD7435">
          <w:rPr>
            <w:noProof/>
            <w:webHidden/>
          </w:rPr>
        </w:r>
        <w:r w:rsidR="00FD7435">
          <w:rPr>
            <w:noProof/>
            <w:webHidden/>
          </w:rPr>
          <w:fldChar w:fldCharType="separate"/>
        </w:r>
        <w:r w:rsidR="00FD7435">
          <w:rPr>
            <w:noProof/>
            <w:webHidden/>
          </w:rPr>
          <w:t>21</w:t>
        </w:r>
        <w:r w:rsidR="00FD7435">
          <w:rPr>
            <w:noProof/>
            <w:webHidden/>
          </w:rPr>
          <w:fldChar w:fldCharType="end"/>
        </w:r>
      </w:hyperlink>
    </w:p>
    <w:p w14:paraId="4B20515C" w14:textId="5361BB4E" w:rsidR="00FD7435" w:rsidRDefault="00A01B9A">
      <w:pPr>
        <w:pStyle w:val="TableofFigures"/>
        <w:tabs>
          <w:tab w:val="right" w:leader="dot" w:pos="9345"/>
        </w:tabs>
        <w:rPr>
          <w:rFonts w:asciiTheme="minorHAnsi" w:eastAsiaTheme="minorEastAsia" w:hAnsiTheme="minorHAnsi"/>
          <w:noProof/>
          <w:sz w:val="22"/>
          <w:lang w:val="en-US"/>
        </w:rPr>
      </w:pPr>
      <w:hyperlink w:anchor="_Toc478116840" w:history="1">
        <w:r w:rsidR="00FD7435" w:rsidRPr="00762BE0">
          <w:rPr>
            <w:rStyle w:val="Hyperlink"/>
            <w:noProof/>
            <w:lang w:val="en-US"/>
          </w:rPr>
          <w:t>Figure 6 Current architecture of the project</w:t>
        </w:r>
        <w:r w:rsidR="00FD7435">
          <w:rPr>
            <w:noProof/>
            <w:webHidden/>
          </w:rPr>
          <w:tab/>
        </w:r>
        <w:r w:rsidR="00FD7435">
          <w:rPr>
            <w:noProof/>
            <w:webHidden/>
          </w:rPr>
          <w:fldChar w:fldCharType="begin"/>
        </w:r>
        <w:r w:rsidR="00FD7435">
          <w:rPr>
            <w:noProof/>
            <w:webHidden/>
          </w:rPr>
          <w:instrText xml:space="preserve"> PAGEREF _Toc478116840 \h </w:instrText>
        </w:r>
        <w:r w:rsidR="00FD7435">
          <w:rPr>
            <w:noProof/>
            <w:webHidden/>
          </w:rPr>
        </w:r>
        <w:r w:rsidR="00FD7435">
          <w:rPr>
            <w:noProof/>
            <w:webHidden/>
          </w:rPr>
          <w:fldChar w:fldCharType="separate"/>
        </w:r>
        <w:r w:rsidR="00FD7435">
          <w:rPr>
            <w:noProof/>
            <w:webHidden/>
          </w:rPr>
          <w:t>22</w:t>
        </w:r>
        <w:r w:rsidR="00FD7435">
          <w:rPr>
            <w:noProof/>
            <w:webHidden/>
          </w:rPr>
          <w:fldChar w:fldCharType="end"/>
        </w:r>
      </w:hyperlink>
    </w:p>
    <w:p w14:paraId="31DE120F" w14:textId="46175072" w:rsidR="00FD7435" w:rsidRDefault="00A01B9A">
      <w:pPr>
        <w:pStyle w:val="TableofFigures"/>
        <w:tabs>
          <w:tab w:val="right" w:leader="dot" w:pos="9345"/>
        </w:tabs>
        <w:rPr>
          <w:rFonts w:asciiTheme="minorHAnsi" w:eastAsiaTheme="minorEastAsia" w:hAnsiTheme="minorHAnsi"/>
          <w:noProof/>
          <w:sz w:val="22"/>
          <w:lang w:val="en-US"/>
        </w:rPr>
      </w:pPr>
      <w:hyperlink w:anchor="_Toc478116841" w:history="1">
        <w:r w:rsidR="00FD7435" w:rsidRPr="00762BE0">
          <w:rPr>
            <w:rStyle w:val="Hyperlink"/>
            <w:noProof/>
            <w:lang w:val="en-US"/>
          </w:rPr>
          <w:t>Figure 7 Residuals vs Fitted chart</w:t>
        </w:r>
        <w:r w:rsidR="00FD7435">
          <w:rPr>
            <w:noProof/>
            <w:webHidden/>
          </w:rPr>
          <w:tab/>
        </w:r>
        <w:r w:rsidR="00FD7435">
          <w:rPr>
            <w:noProof/>
            <w:webHidden/>
          </w:rPr>
          <w:fldChar w:fldCharType="begin"/>
        </w:r>
        <w:r w:rsidR="00FD7435">
          <w:rPr>
            <w:noProof/>
            <w:webHidden/>
          </w:rPr>
          <w:instrText xml:space="preserve"> PAGEREF _Toc478116841 \h </w:instrText>
        </w:r>
        <w:r w:rsidR="00FD7435">
          <w:rPr>
            <w:noProof/>
            <w:webHidden/>
          </w:rPr>
        </w:r>
        <w:r w:rsidR="00FD7435">
          <w:rPr>
            <w:noProof/>
            <w:webHidden/>
          </w:rPr>
          <w:fldChar w:fldCharType="separate"/>
        </w:r>
        <w:r w:rsidR="00FD7435">
          <w:rPr>
            <w:noProof/>
            <w:webHidden/>
          </w:rPr>
          <w:t>31</w:t>
        </w:r>
        <w:r w:rsidR="00FD7435">
          <w:rPr>
            <w:noProof/>
            <w:webHidden/>
          </w:rPr>
          <w:fldChar w:fldCharType="end"/>
        </w:r>
      </w:hyperlink>
    </w:p>
    <w:p w14:paraId="2F67A8E9" w14:textId="3067D985" w:rsidR="00FD7435" w:rsidRDefault="00A01B9A">
      <w:pPr>
        <w:pStyle w:val="TableofFigures"/>
        <w:tabs>
          <w:tab w:val="right" w:leader="dot" w:pos="9345"/>
        </w:tabs>
        <w:rPr>
          <w:rFonts w:asciiTheme="minorHAnsi" w:eastAsiaTheme="minorEastAsia" w:hAnsiTheme="minorHAnsi"/>
          <w:noProof/>
          <w:sz w:val="22"/>
          <w:lang w:val="en-US"/>
        </w:rPr>
      </w:pPr>
      <w:hyperlink w:anchor="_Toc478116842" w:history="1">
        <w:r w:rsidR="00FD7435" w:rsidRPr="00762BE0">
          <w:rPr>
            <w:rStyle w:val="Hyperlink"/>
            <w:noProof/>
            <w:lang w:val="en-US"/>
          </w:rPr>
          <w:t>Figure 8 Chart of the extrapolated environmental data</w:t>
        </w:r>
        <w:r w:rsidR="00FD7435">
          <w:rPr>
            <w:noProof/>
            <w:webHidden/>
          </w:rPr>
          <w:tab/>
        </w:r>
        <w:r w:rsidR="00FD7435">
          <w:rPr>
            <w:noProof/>
            <w:webHidden/>
          </w:rPr>
          <w:fldChar w:fldCharType="begin"/>
        </w:r>
        <w:r w:rsidR="00FD7435">
          <w:rPr>
            <w:noProof/>
            <w:webHidden/>
          </w:rPr>
          <w:instrText xml:space="preserve"> PAGEREF _Toc478116842 \h </w:instrText>
        </w:r>
        <w:r w:rsidR="00FD7435">
          <w:rPr>
            <w:noProof/>
            <w:webHidden/>
          </w:rPr>
        </w:r>
        <w:r w:rsidR="00FD7435">
          <w:rPr>
            <w:noProof/>
            <w:webHidden/>
          </w:rPr>
          <w:fldChar w:fldCharType="separate"/>
        </w:r>
        <w:r w:rsidR="00FD7435">
          <w:rPr>
            <w:noProof/>
            <w:webHidden/>
          </w:rPr>
          <w:t>32</w:t>
        </w:r>
        <w:r w:rsidR="00FD7435">
          <w:rPr>
            <w:noProof/>
            <w:webHidden/>
          </w:rPr>
          <w:fldChar w:fldCharType="end"/>
        </w:r>
      </w:hyperlink>
    </w:p>
    <w:p w14:paraId="36C7B5DB" w14:textId="70BE3D76" w:rsidR="00FD7435" w:rsidRDefault="00A01B9A">
      <w:pPr>
        <w:pStyle w:val="TableofFigures"/>
        <w:tabs>
          <w:tab w:val="right" w:leader="dot" w:pos="9345"/>
        </w:tabs>
        <w:rPr>
          <w:rFonts w:asciiTheme="minorHAnsi" w:eastAsiaTheme="minorEastAsia" w:hAnsiTheme="minorHAnsi"/>
          <w:noProof/>
          <w:sz w:val="22"/>
          <w:lang w:val="en-US"/>
        </w:rPr>
      </w:pPr>
      <w:hyperlink w:anchor="_Toc478116843" w:history="1">
        <w:r w:rsidR="00FD7435" w:rsidRPr="00762BE0">
          <w:rPr>
            <w:rStyle w:val="Hyperlink"/>
            <w:noProof/>
            <w:lang w:val="en-US"/>
          </w:rPr>
          <w:t>Figure 9 Chart of the extrapolated health data</w:t>
        </w:r>
        <w:r w:rsidR="00FD7435">
          <w:rPr>
            <w:noProof/>
            <w:webHidden/>
          </w:rPr>
          <w:tab/>
        </w:r>
        <w:r w:rsidR="00FD7435">
          <w:rPr>
            <w:noProof/>
            <w:webHidden/>
          </w:rPr>
          <w:fldChar w:fldCharType="begin"/>
        </w:r>
        <w:r w:rsidR="00FD7435">
          <w:rPr>
            <w:noProof/>
            <w:webHidden/>
          </w:rPr>
          <w:instrText xml:space="preserve"> PAGEREF _Toc478116843 \h </w:instrText>
        </w:r>
        <w:r w:rsidR="00FD7435">
          <w:rPr>
            <w:noProof/>
            <w:webHidden/>
          </w:rPr>
        </w:r>
        <w:r w:rsidR="00FD7435">
          <w:rPr>
            <w:noProof/>
            <w:webHidden/>
          </w:rPr>
          <w:fldChar w:fldCharType="separate"/>
        </w:r>
        <w:r w:rsidR="00FD7435">
          <w:rPr>
            <w:noProof/>
            <w:webHidden/>
          </w:rPr>
          <w:t>33</w:t>
        </w:r>
        <w:r w:rsidR="00FD7435">
          <w:rPr>
            <w:noProof/>
            <w:webHidden/>
          </w:rPr>
          <w:fldChar w:fldCharType="end"/>
        </w:r>
      </w:hyperlink>
    </w:p>
    <w:p w14:paraId="269869C7" w14:textId="45C721F2" w:rsidR="00FD7435" w:rsidRDefault="00A01B9A">
      <w:pPr>
        <w:pStyle w:val="TableofFigures"/>
        <w:tabs>
          <w:tab w:val="right" w:leader="dot" w:pos="9345"/>
        </w:tabs>
        <w:rPr>
          <w:rFonts w:asciiTheme="minorHAnsi" w:eastAsiaTheme="minorEastAsia" w:hAnsiTheme="minorHAnsi"/>
          <w:noProof/>
          <w:sz w:val="22"/>
          <w:lang w:val="en-US"/>
        </w:rPr>
      </w:pPr>
      <w:hyperlink w:anchor="_Toc478116844" w:history="1">
        <w:r w:rsidR="00FD7435" w:rsidRPr="00762BE0">
          <w:rPr>
            <w:rStyle w:val="Hyperlink"/>
            <w:noProof/>
            <w:lang w:val="en-US"/>
          </w:rPr>
          <w:t>Figure 10  Number of patients – Value of NO Chart</w:t>
        </w:r>
        <w:r w:rsidR="00FD7435">
          <w:rPr>
            <w:noProof/>
            <w:webHidden/>
          </w:rPr>
          <w:tab/>
        </w:r>
        <w:r w:rsidR="00FD7435">
          <w:rPr>
            <w:noProof/>
            <w:webHidden/>
          </w:rPr>
          <w:fldChar w:fldCharType="begin"/>
        </w:r>
        <w:r w:rsidR="00FD7435">
          <w:rPr>
            <w:noProof/>
            <w:webHidden/>
          </w:rPr>
          <w:instrText xml:space="preserve"> PAGEREF _Toc478116844 \h </w:instrText>
        </w:r>
        <w:r w:rsidR="00FD7435">
          <w:rPr>
            <w:noProof/>
            <w:webHidden/>
          </w:rPr>
        </w:r>
        <w:r w:rsidR="00FD7435">
          <w:rPr>
            <w:noProof/>
            <w:webHidden/>
          </w:rPr>
          <w:fldChar w:fldCharType="separate"/>
        </w:r>
        <w:r w:rsidR="00FD7435">
          <w:rPr>
            <w:noProof/>
            <w:webHidden/>
          </w:rPr>
          <w:t>33</w:t>
        </w:r>
        <w:r w:rsidR="00FD7435">
          <w:rPr>
            <w:noProof/>
            <w:webHidden/>
          </w:rPr>
          <w:fldChar w:fldCharType="end"/>
        </w:r>
      </w:hyperlink>
    </w:p>
    <w:p w14:paraId="401EBB41" w14:textId="5442B01B" w:rsidR="00FD7435" w:rsidRDefault="00A01B9A">
      <w:pPr>
        <w:pStyle w:val="TableofFigures"/>
        <w:tabs>
          <w:tab w:val="right" w:leader="dot" w:pos="9345"/>
        </w:tabs>
        <w:rPr>
          <w:rFonts w:asciiTheme="minorHAnsi" w:eastAsiaTheme="minorEastAsia" w:hAnsiTheme="minorHAnsi"/>
          <w:noProof/>
          <w:sz w:val="22"/>
          <w:lang w:val="en-US"/>
        </w:rPr>
      </w:pPr>
      <w:hyperlink w:anchor="_Toc478116845" w:history="1">
        <w:r w:rsidR="00FD7435" w:rsidRPr="00762BE0">
          <w:rPr>
            <w:rStyle w:val="Hyperlink"/>
            <w:noProof/>
            <w:lang w:val="en-US"/>
          </w:rPr>
          <w:t>Figure 11 Number of patients – Value of NO2 Chart</w:t>
        </w:r>
        <w:r w:rsidR="00FD7435">
          <w:rPr>
            <w:noProof/>
            <w:webHidden/>
          </w:rPr>
          <w:tab/>
        </w:r>
        <w:r w:rsidR="00FD7435">
          <w:rPr>
            <w:noProof/>
            <w:webHidden/>
          </w:rPr>
          <w:fldChar w:fldCharType="begin"/>
        </w:r>
        <w:r w:rsidR="00FD7435">
          <w:rPr>
            <w:noProof/>
            <w:webHidden/>
          </w:rPr>
          <w:instrText xml:space="preserve"> PAGEREF _Toc478116845 \h </w:instrText>
        </w:r>
        <w:r w:rsidR="00FD7435">
          <w:rPr>
            <w:noProof/>
            <w:webHidden/>
          </w:rPr>
        </w:r>
        <w:r w:rsidR="00FD7435">
          <w:rPr>
            <w:noProof/>
            <w:webHidden/>
          </w:rPr>
          <w:fldChar w:fldCharType="separate"/>
        </w:r>
        <w:r w:rsidR="00FD7435">
          <w:rPr>
            <w:noProof/>
            <w:webHidden/>
          </w:rPr>
          <w:t>34</w:t>
        </w:r>
        <w:r w:rsidR="00FD7435">
          <w:rPr>
            <w:noProof/>
            <w:webHidden/>
          </w:rPr>
          <w:fldChar w:fldCharType="end"/>
        </w:r>
      </w:hyperlink>
    </w:p>
    <w:p w14:paraId="76027CC9" w14:textId="6C8B9E63" w:rsidR="00FD7435" w:rsidRDefault="00A01B9A">
      <w:pPr>
        <w:pStyle w:val="TableofFigures"/>
        <w:tabs>
          <w:tab w:val="right" w:leader="dot" w:pos="9345"/>
        </w:tabs>
        <w:rPr>
          <w:rFonts w:asciiTheme="minorHAnsi" w:eastAsiaTheme="minorEastAsia" w:hAnsiTheme="minorHAnsi"/>
          <w:noProof/>
          <w:sz w:val="22"/>
          <w:lang w:val="en-US"/>
        </w:rPr>
      </w:pPr>
      <w:hyperlink w:anchor="_Toc478116846" w:history="1">
        <w:r w:rsidR="00FD7435" w:rsidRPr="00762BE0">
          <w:rPr>
            <w:rStyle w:val="Hyperlink"/>
            <w:noProof/>
            <w:lang w:val="en-US"/>
          </w:rPr>
          <w:t>Figure 12 Number of patients – Value of NOX Chart;</w:t>
        </w:r>
        <w:r w:rsidR="00FD7435">
          <w:rPr>
            <w:noProof/>
            <w:webHidden/>
          </w:rPr>
          <w:tab/>
        </w:r>
        <w:r w:rsidR="00FD7435">
          <w:rPr>
            <w:noProof/>
            <w:webHidden/>
          </w:rPr>
          <w:fldChar w:fldCharType="begin"/>
        </w:r>
        <w:r w:rsidR="00FD7435">
          <w:rPr>
            <w:noProof/>
            <w:webHidden/>
          </w:rPr>
          <w:instrText xml:space="preserve"> PAGEREF _Toc478116846 \h </w:instrText>
        </w:r>
        <w:r w:rsidR="00FD7435">
          <w:rPr>
            <w:noProof/>
            <w:webHidden/>
          </w:rPr>
        </w:r>
        <w:r w:rsidR="00FD7435">
          <w:rPr>
            <w:noProof/>
            <w:webHidden/>
          </w:rPr>
          <w:fldChar w:fldCharType="separate"/>
        </w:r>
        <w:r w:rsidR="00FD7435">
          <w:rPr>
            <w:noProof/>
            <w:webHidden/>
          </w:rPr>
          <w:t>34</w:t>
        </w:r>
        <w:r w:rsidR="00FD7435">
          <w:rPr>
            <w:noProof/>
            <w:webHidden/>
          </w:rPr>
          <w:fldChar w:fldCharType="end"/>
        </w:r>
      </w:hyperlink>
    </w:p>
    <w:p w14:paraId="587A127F" w14:textId="05A5127F" w:rsidR="00FD7435" w:rsidRDefault="00A01B9A">
      <w:pPr>
        <w:pStyle w:val="TableofFigures"/>
        <w:tabs>
          <w:tab w:val="right" w:leader="dot" w:pos="9345"/>
        </w:tabs>
        <w:rPr>
          <w:rFonts w:asciiTheme="minorHAnsi" w:eastAsiaTheme="minorEastAsia" w:hAnsiTheme="minorHAnsi"/>
          <w:noProof/>
          <w:sz w:val="22"/>
          <w:lang w:val="en-US"/>
        </w:rPr>
      </w:pPr>
      <w:hyperlink w:anchor="_Toc478116847" w:history="1">
        <w:r w:rsidR="00FD7435" w:rsidRPr="00762BE0">
          <w:rPr>
            <w:rStyle w:val="Hyperlink"/>
            <w:noProof/>
            <w:lang w:val="en-US"/>
          </w:rPr>
          <w:t>Figure 13 Dyspnea data</w:t>
        </w:r>
        <w:r w:rsidR="00FD7435">
          <w:rPr>
            <w:noProof/>
            <w:webHidden/>
          </w:rPr>
          <w:tab/>
        </w:r>
        <w:r w:rsidR="00FD7435">
          <w:rPr>
            <w:noProof/>
            <w:webHidden/>
          </w:rPr>
          <w:fldChar w:fldCharType="begin"/>
        </w:r>
        <w:r w:rsidR="00FD7435">
          <w:rPr>
            <w:noProof/>
            <w:webHidden/>
          </w:rPr>
          <w:instrText xml:space="preserve"> PAGEREF _Toc478116847 \h </w:instrText>
        </w:r>
        <w:r w:rsidR="00FD7435">
          <w:rPr>
            <w:noProof/>
            <w:webHidden/>
          </w:rPr>
        </w:r>
        <w:r w:rsidR="00FD7435">
          <w:rPr>
            <w:noProof/>
            <w:webHidden/>
          </w:rPr>
          <w:fldChar w:fldCharType="separate"/>
        </w:r>
        <w:r w:rsidR="00FD7435">
          <w:rPr>
            <w:noProof/>
            <w:webHidden/>
          </w:rPr>
          <w:t>35</w:t>
        </w:r>
        <w:r w:rsidR="00FD7435">
          <w:rPr>
            <w:noProof/>
            <w:webHidden/>
          </w:rPr>
          <w:fldChar w:fldCharType="end"/>
        </w:r>
      </w:hyperlink>
    </w:p>
    <w:p w14:paraId="5E246621" w14:textId="06A906E7" w:rsidR="00FD7435" w:rsidRDefault="00A01B9A">
      <w:pPr>
        <w:pStyle w:val="TableofFigures"/>
        <w:tabs>
          <w:tab w:val="right" w:leader="dot" w:pos="9345"/>
        </w:tabs>
        <w:rPr>
          <w:rFonts w:asciiTheme="minorHAnsi" w:eastAsiaTheme="minorEastAsia" w:hAnsiTheme="minorHAnsi"/>
          <w:noProof/>
          <w:sz w:val="22"/>
          <w:lang w:val="en-US"/>
        </w:rPr>
      </w:pPr>
      <w:hyperlink w:anchor="_Toc478116848" w:history="1">
        <w:r w:rsidR="00FD7435" w:rsidRPr="00762BE0">
          <w:rPr>
            <w:rStyle w:val="Hyperlink"/>
            <w:noProof/>
            <w:lang w:val="en-US"/>
          </w:rPr>
          <w:t>Figure 14 The linear correlation coefficient of filtered data by diagnosis</w:t>
        </w:r>
        <w:r w:rsidR="00FD7435">
          <w:rPr>
            <w:noProof/>
            <w:webHidden/>
          </w:rPr>
          <w:tab/>
        </w:r>
        <w:r w:rsidR="00FD7435">
          <w:rPr>
            <w:noProof/>
            <w:webHidden/>
          </w:rPr>
          <w:fldChar w:fldCharType="begin"/>
        </w:r>
        <w:r w:rsidR="00FD7435">
          <w:rPr>
            <w:noProof/>
            <w:webHidden/>
          </w:rPr>
          <w:instrText xml:space="preserve"> PAGEREF _Toc478116848 \h </w:instrText>
        </w:r>
        <w:r w:rsidR="00FD7435">
          <w:rPr>
            <w:noProof/>
            <w:webHidden/>
          </w:rPr>
        </w:r>
        <w:r w:rsidR="00FD7435">
          <w:rPr>
            <w:noProof/>
            <w:webHidden/>
          </w:rPr>
          <w:fldChar w:fldCharType="separate"/>
        </w:r>
        <w:r w:rsidR="00FD7435">
          <w:rPr>
            <w:noProof/>
            <w:webHidden/>
          </w:rPr>
          <w:t>35</w:t>
        </w:r>
        <w:r w:rsidR="00FD7435">
          <w:rPr>
            <w:noProof/>
            <w:webHidden/>
          </w:rPr>
          <w:fldChar w:fldCharType="end"/>
        </w:r>
      </w:hyperlink>
    </w:p>
    <w:p w14:paraId="356EF195" w14:textId="252F6D9A" w:rsidR="00FD7435" w:rsidRDefault="00A01B9A">
      <w:pPr>
        <w:pStyle w:val="TableofFigures"/>
        <w:tabs>
          <w:tab w:val="right" w:leader="dot" w:pos="9345"/>
        </w:tabs>
        <w:rPr>
          <w:rFonts w:asciiTheme="minorHAnsi" w:eastAsiaTheme="minorEastAsia" w:hAnsiTheme="minorHAnsi"/>
          <w:noProof/>
          <w:sz w:val="22"/>
          <w:lang w:val="en-US"/>
        </w:rPr>
      </w:pPr>
      <w:hyperlink w:anchor="_Toc478116849" w:history="1">
        <w:r w:rsidR="00FD7435" w:rsidRPr="00762BE0">
          <w:rPr>
            <w:rStyle w:val="Hyperlink"/>
            <w:noProof/>
            <w:lang w:val="en-US"/>
          </w:rPr>
          <w:t>Figure 15 Chart of Use Case 1</w:t>
        </w:r>
        <w:r w:rsidR="00FD7435">
          <w:rPr>
            <w:noProof/>
            <w:webHidden/>
          </w:rPr>
          <w:tab/>
        </w:r>
        <w:r w:rsidR="00FD7435">
          <w:rPr>
            <w:noProof/>
            <w:webHidden/>
          </w:rPr>
          <w:fldChar w:fldCharType="begin"/>
        </w:r>
        <w:r w:rsidR="00FD7435">
          <w:rPr>
            <w:noProof/>
            <w:webHidden/>
          </w:rPr>
          <w:instrText xml:space="preserve"> PAGEREF _Toc478116849 \h </w:instrText>
        </w:r>
        <w:r w:rsidR="00FD7435">
          <w:rPr>
            <w:noProof/>
            <w:webHidden/>
          </w:rPr>
        </w:r>
        <w:r w:rsidR="00FD7435">
          <w:rPr>
            <w:noProof/>
            <w:webHidden/>
          </w:rPr>
          <w:fldChar w:fldCharType="separate"/>
        </w:r>
        <w:r w:rsidR="00FD7435">
          <w:rPr>
            <w:noProof/>
            <w:webHidden/>
          </w:rPr>
          <w:t>36</w:t>
        </w:r>
        <w:r w:rsidR="00FD7435">
          <w:rPr>
            <w:noProof/>
            <w:webHidden/>
          </w:rPr>
          <w:fldChar w:fldCharType="end"/>
        </w:r>
      </w:hyperlink>
    </w:p>
    <w:p w14:paraId="3C714B43" w14:textId="77777777" w:rsidR="00433FAA" w:rsidRPr="00090E4A" w:rsidRDefault="00090E4A" w:rsidP="00D01C5B">
      <w:pPr>
        <w:spacing w:before="120"/>
        <w:rPr>
          <w:b/>
          <w:szCs w:val="24"/>
          <w:lang w:val="en-US"/>
        </w:rPr>
      </w:pPr>
      <w:r w:rsidRPr="00090E4A">
        <w:rPr>
          <w:b/>
          <w:szCs w:val="24"/>
        </w:rPr>
        <w:fldChar w:fldCharType="end"/>
      </w:r>
      <w:r w:rsidR="00433FAA" w:rsidRPr="00090E4A">
        <w:rPr>
          <w:b/>
          <w:szCs w:val="24"/>
        </w:rPr>
        <w:br w:type="page"/>
      </w:r>
    </w:p>
    <w:customXmlDelRangeStart w:id="1" w:author="Gabriel Mopolo Moke" w:date="2017-03-17T07:49:00Z"/>
    <w:sdt>
      <w:sdtPr>
        <w:rPr>
          <w:rFonts w:eastAsiaTheme="minorHAnsi" w:cstheme="minorBidi"/>
          <w:b w:val="0"/>
          <w:sz w:val="32"/>
          <w:szCs w:val="22"/>
          <w:lang w:eastAsia="en-US"/>
        </w:rPr>
        <w:id w:val="-378007411"/>
        <w:docPartObj>
          <w:docPartGallery w:val="Table of Contents"/>
          <w:docPartUnique/>
        </w:docPartObj>
      </w:sdtPr>
      <w:sdtEndPr>
        <w:rPr>
          <w:bCs/>
          <w:sz w:val="24"/>
        </w:rPr>
      </w:sdtEndPr>
      <w:sdtContent>
        <w:customXmlDelRangeEnd w:id="1"/>
        <w:p w14:paraId="6161182A" w14:textId="77777777" w:rsidR="00683C46" w:rsidRPr="00353A69" w:rsidRDefault="00E36505" w:rsidP="00353A69">
          <w:pPr>
            <w:pStyle w:val="TOCHeading"/>
            <w:rPr>
              <w:sz w:val="23"/>
              <w:szCs w:val="23"/>
              <w:lang w:val="en-US"/>
            </w:rPr>
          </w:pPr>
          <w:r w:rsidRPr="00E36505">
            <w:rPr>
              <w:szCs w:val="24"/>
              <w:lang w:val="en-US"/>
            </w:rPr>
            <w:t>Table of Contents</w:t>
          </w:r>
        </w:p>
        <w:p w14:paraId="0C6E5A75" w14:textId="263C8D6C" w:rsidR="00FD7435" w:rsidRDefault="00683C46">
          <w:pPr>
            <w:pStyle w:val="TOC1"/>
            <w:tabs>
              <w:tab w:val="right" w:leader="dot" w:pos="9345"/>
            </w:tabs>
            <w:rPr>
              <w:rFonts w:asciiTheme="minorHAnsi" w:eastAsiaTheme="minorEastAsia" w:hAnsiTheme="minorHAnsi"/>
              <w:noProof/>
              <w:sz w:val="22"/>
              <w:lang w:val="en-US"/>
            </w:rPr>
          </w:pPr>
          <w:r w:rsidRPr="00E36505">
            <w:rPr>
              <w:szCs w:val="24"/>
            </w:rPr>
            <w:fldChar w:fldCharType="begin"/>
          </w:r>
          <w:r w:rsidRPr="00E36505">
            <w:rPr>
              <w:szCs w:val="24"/>
            </w:rPr>
            <w:instrText xml:space="preserve"> TOC \o "1-3" \h \z \u </w:instrText>
          </w:r>
          <w:r w:rsidRPr="00E36505">
            <w:rPr>
              <w:szCs w:val="24"/>
            </w:rPr>
            <w:fldChar w:fldCharType="separate"/>
          </w:r>
          <w:hyperlink w:anchor="_Toc478116850" w:history="1">
            <w:r w:rsidR="00FD7435" w:rsidRPr="000D69B0">
              <w:rPr>
                <w:rStyle w:val="Hyperlink"/>
                <w:noProof/>
                <w:lang w:val="en-US"/>
              </w:rPr>
              <w:t>1 General Introduction</w:t>
            </w:r>
            <w:r w:rsidR="00FD7435">
              <w:rPr>
                <w:noProof/>
                <w:webHidden/>
              </w:rPr>
              <w:tab/>
            </w:r>
            <w:r w:rsidR="00FD7435">
              <w:rPr>
                <w:noProof/>
                <w:webHidden/>
              </w:rPr>
              <w:fldChar w:fldCharType="begin"/>
            </w:r>
            <w:r w:rsidR="00FD7435">
              <w:rPr>
                <w:noProof/>
                <w:webHidden/>
              </w:rPr>
              <w:instrText xml:space="preserve"> PAGEREF _Toc478116850 \h </w:instrText>
            </w:r>
            <w:r w:rsidR="00FD7435">
              <w:rPr>
                <w:noProof/>
                <w:webHidden/>
              </w:rPr>
            </w:r>
            <w:r w:rsidR="00FD7435">
              <w:rPr>
                <w:noProof/>
                <w:webHidden/>
              </w:rPr>
              <w:fldChar w:fldCharType="separate"/>
            </w:r>
            <w:r w:rsidR="00FD7435">
              <w:rPr>
                <w:noProof/>
                <w:webHidden/>
              </w:rPr>
              <w:t>6</w:t>
            </w:r>
            <w:r w:rsidR="00FD7435">
              <w:rPr>
                <w:noProof/>
                <w:webHidden/>
              </w:rPr>
              <w:fldChar w:fldCharType="end"/>
            </w:r>
          </w:hyperlink>
        </w:p>
        <w:p w14:paraId="0090FF24" w14:textId="3B3D9402" w:rsidR="00FD7435" w:rsidRDefault="00A01B9A">
          <w:pPr>
            <w:pStyle w:val="TOC1"/>
            <w:tabs>
              <w:tab w:val="right" w:leader="dot" w:pos="9345"/>
            </w:tabs>
            <w:rPr>
              <w:rFonts w:asciiTheme="minorHAnsi" w:eastAsiaTheme="minorEastAsia" w:hAnsiTheme="minorHAnsi"/>
              <w:noProof/>
              <w:sz w:val="22"/>
              <w:lang w:val="en-US"/>
            </w:rPr>
          </w:pPr>
          <w:hyperlink w:anchor="_Toc478116851" w:history="1">
            <w:r w:rsidR="00FD7435" w:rsidRPr="000D69B0">
              <w:rPr>
                <w:rStyle w:val="Hyperlink"/>
                <w:noProof/>
                <w:lang w:val="en-US"/>
              </w:rPr>
              <w:t>2 Project Presentation</w:t>
            </w:r>
            <w:r w:rsidR="00FD7435">
              <w:rPr>
                <w:noProof/>
                <w:webHidden/>
              </w:rPr>
              <w:tab/>
            </w:r>
            <w:r w:rsidR="00FD7435">
              <w:rPr>
                <w:noProof/>
                <w:webHidden/>
              </w:rPr>
              <w:fldChar w:fldCharType="begin"/>
            </w:r>
            <w:r w:rsidR="00FD7435">
              <w:rPr>
                <w:noProof/>
                <w:webHidden/>
              </w:rPr>
              <w:instrText xml:space="preserve"> PAGEREF _Toc478116851 \h </w:instrText>
            </w:r>
            <w:r w:rsidR="00FD7435">
              <w:rPr>
                <w:noProof/>
                <w:webHidden/>
              </w:rPr>
            </w:r>
            <w:r w:rsidR="00FD7435">
              <w:rPr>
                <w:noProof/>
                <w:webHidden/>
              </w:rPr>
              <w:fldChar w:fldCharType="separate"/>
            </w:r>
            <w:r w:rsidR="00FD7435">
              <w:rPr>
                <w:noProof/>
                <w:webHidden/>
              </w:rPr>
              <w:t>7</w:t>
            </w:r>
            <w:r w:rsidR="00FD7435">
              <w:rPr>
                <w:noProof/>
                <w:webHidden/>
              </w:rPr>
              <w:fldChar w:fldCharType="end"/>
            </w:r>
          </w:hyperlink>
        </w:p>
        <w:p w14:paraId="5598CA3D" w14:textId="71B5BB27" w:rsidR="00FD7435" w:rsidRDefault="00A01B9A">
          <w:pPr>
            <w:pStyle w:val="TOC2"/>
            <w:tabs>
              <w:tab w:val="right" w:leader="dot" w:pos="9345"/>
            </w:tabs>
            <w:rPr>
              <w:rFonts w:asciiTheme="minorHAnsi" w:eastAsiaTheme="minorEastAsia" w:hAnsiTheme="minorHAnsi"/>
              <w:noProof/>
              <w:sz w:val="22"/>
              <w:lang w:val="en-US"/>
            </w:rPr>
          </w:pPr>
          <w:hyperlink w:anchor="_Toc478116852" w:history="1">
            <w:r w:rsidR="00FD7435" w:rsidRPr="000D69B0">
              <w:rPr>
                <w:rStyle w:val="Hyperlink"/>
                <w:noProof/>
                <w:lang w:val="en-US"/>
              </w:rPr>
              <w:t>2.1 Presentation of the Master MBDS and the Big bridge project</w:t>
            </w:r>
            <w:r w:rsidR="00FD7435">
              <w:rPr>
                <w:noProof/>
                <w:webHidden/>
              </w:rPr>
              <w:tab/>
            </w:r>
            <w:r w:rsidR="00FD7435">
              <w:rPr>
                <w:noProof/>
                <w:webHidden/>
              </w:rPr>
              <w:fldChar w:fldCharType="begin"/>
            </w:r>
            <w:r w:rsidR="00FD7435">
              <w:rPr>
                <w:noProof/>
                <w:webHidden/>
              </w:rPr>
              <w:instrText xml:space="preserve"> PAGEREF _Toc478116852 \h </w:instrText>
            </w:r>
            <w:r w:rsidR="00FD7435">
              <w:rPr>
                <w:noProof/>
                <w:webHidden/>
              </w:rPr>
            </w:r>
            <w:r w:rsidR="00FD7435">
              <w:rPr>
                <w:noProof/>
                <w:webHidden/>
              </w:rPr>
              <w:fldChar w:fldCharType="separate"/>
            </w:r>
            <w:r w:rsidR="00FD7435">
              <w:rPr>
                <w:noProof/>
                <w:webHidden/>
              </w:rPr>
              <w:t>7</w:t>
            </w:r>
            <w:r w:rsidR="00FD7435">
              <w:rPr>
                <w:noProof/>
                <w:webHidden/>
              </w:rPr>
              <w:fldChar w:fldCharType="end"/>
            </w:r>
          </w:hyperlink>
        </w:p>
        <w:p w14:paraId="61936EE9" w14:textId="2D6AAF2D" w:rsidR="00FD7435" w:rsidRDefault="00A01B9A">
          <w:pPr>
            <w:pStyle w:val="TOC2"/>
            <w:tabs>
              <w:tab w:val="right" w:leader="dot" w:pos="9345"/>
            </w:tabs>
            <w:rPr>
              <w:rFonts w:asciiTheme="minorHAnsi" w:eastAsiaTheme="minorEastAsia" w:hAnsiTheme="minorHAnsi"/>
              <w:noProof/>
              <w:sz w:val="22"/>
              <w:lang w:val="en-US"/>
            </w:rPr>
          </w:pPr>
          <w:hyperlink w:anchor="_Toc478116853" w:history="1">
            <w:r w:rsidR="00FD7435" w:rsidRPr="000D69B0">
              <w:rPr>
                <w:rStyle w:val="Hyperlink"/>
                <w:noProof/>
                <w:lang w:val="en-US"/>
              </w:rPr>
              <w:t>2.2 Presentation of the project partner IMREDD</w:t>
            </w:r>
            <w:r w:rsidR="00FD7435">
              <w:rPr>
                <w:noProof/>
                <w:webHidden/>
              </w:rPr>
              <w:tab/>
            </w:r>
            <w:r w:rsidR="00FD7435">
              <w:rPr>
                <w:noProof/>
                <w:webHidden/>
              </w:rPr>
              <w:fldChar w:fldCharType="begin"/>
            </w:r>
            <w:r w:rsidR="00FD7435">
              <w:rPr>
                <w:noProof/>
                <w:webHidden/>
              </w:rPr>
              <w:instrText xml:space="preserve"> PAGEREF _Toc478116853 \h </w:instrText>
            </w:r>
            <w:r w:rsidR="00FD7435">
              <w:rPr>
                <w:noProof/>
                <w:webHidden/>
              </w:rPr>
            </w:r>
            <w:r w:rsidR="00FD7435">
              <w:rPr>
                <w:noProof/>
                <w:webHidden/>
              </w:rPr>
              <w:fldChar w:fldCharType="separate"/>
            </w:r>
            <w:r w:rsidR="00FD7435">
              <w:rPr>
                <w:noProof/>
                <w:webHidden/>
              </w:rPr>
              <w:t>8</w:t>
            </w:r>
            <w:r w:rsidR="00FD7435">
              <w:rPr>
                <w:noProof/>
                <w:webHidden/>
              </w:rPr>
              <w:fldChar w:fldCharType="end"/>
            </w:r>
          </w:hyperlink>
        </w:p>
        <w:p w14:paraId="7012C366" w14:textId="08AA311E" w:rsidR="00FD7435" w:rsidRDefault="00A01B9A">
          <w:pPr>
            <w:pStyle w:val="TOC2"/>
            <w:tabs>
              <w:tab w:val="right" w:leader="dot" w:pos="9345"/>
            </w:tabs>
            <w:rPr>
              <w:rFonts w:asciiTheme="minorHAnsi" w:eastAsiaTheme="minorEastAsia" w:hAnsiTheme="minorHAnsi"/>
              <w:noProof/>
              <w:sz w:val="22"/>
              <w:lang w:val="en-US"/>
            </w:rPr>
          </w:pPr>
          <w:hyperlink w:anchor="_Toc478116854" w:history="1">
            <w:r w:rsidR="00FD7435" w:rsidRPr="000D69B0">
              <w:rPr>
                <w:rStyle w:val="Hyperlink"/>
                <w:noProof/>
                <w:lang w:val="en-US"/>
              </w:rPr>
              <w:t>2.3 Presentation of the subject and project goals</w:t>
            </w:r>
            <w:r w:rsidR="00FD7435">
              <w:rPr>
                <w:noProof/>
                <w:webHidden/>
              </w:rPr>
              <w:tab/>
            </w:r>
            <w:r w:rsidR="00FD7435">
              <w:rPr>
                <w:noProof/>
                <w:webHidden/>
              </w:rPr>
              <w:fldChar w:fldCharType="begin"/>
            </w:r>
            <w:r w:rsidR="00FD7435">
              <w:rPr>
                <w:noProof/>
                <w:webHidden/>
              </w:rPr>
              <w:instrText xml:space="preserve"> PAGEREF _Toc478116854 \h </w:instrText>
            </w:r>
            <w:r w:rsidR="00FD7435">
              <w:rPr>
                <w:noProof/>
                <w:webHidden/>
              </w:rPr>
            </w:r>
            <w:r w:rsidR="00FD7435">
              <w:rPr>
                <w:noProof/>
                <w:webHidden/>
              </w:rPr>
              <w:fldChar w:fldCharType="separate"/>
            </w:r>
            <w:r w:rsidR="00FD7435">
              <w:rPr>
                <w:noProof/>
                <w:webHidden/>
              </w:rPr>
              <w:t>8</w:t>
            </w:r>
            <w:r w:rsidR="00FD7435">
              <w:rPr>
                <w:noProof/>
                <w:webHidden/>
              </w:rPr>
              <w:fldChar w:fldCharType="end"/>
            </w:r>
          </w:hyperlink>
        </w:p>
        <w:p w14:paraId="1ADF0955" w14:textId="31487F95" w:rsidR="00FD7435" w:rsidRDefault="00A01B9A">
          <w:pPr>
            <w:pStyle w:val="TOC1"/>
            <w:tabs>
              <w:tab w:val="right" w:leader="dot" w:pos="9345"/>
            </w:tabs>
            <w:rPr>
              <w:rFonts w:asciiTheme="minorHAnsi" w:eastAsiaTheme="minorEastAsia" w:hAnsiTheme="minorHAnsi"/>
              <w:noProof/>
              <w:sz w:val="22"/>
              <w:lang w:val="en-US"/>
            </w:rPr>
          </w:pPr>
          <w:hyperlink w:anchor="_Toc478116855" w:history="1">
            <w:r w:rsidR="00FD7435" w:rsidRPr="000D69B0">
              <w:rPr>
                <w:rStyle w:val="Hyperlink"/>
                <w:noProof/>
                <w:lang w:val="en-US"/>
              </w:rPr>
              <w:t>3 State of Art</w:t>
            </w:r>
            <w:r w:rsidR="00FD7435">
              <w:rPr>
                <w:noProof/>
                <w:webHidden/>
              </w:rPr>
              <w:tab/>
            </w:r>
            <w:r w:rsidR="00FD7435">
              <w:rPr>
                <w:noProof/>
                <w:webHidden/>
              </w:rPr>
              <w:fldChar w:fldCharType="begin"/>
            </w:r>
            <w:r w:rsidR="00FD7435">
              <w:rPr>
                <w:noProof/>
                <w:webHidden/>
              </w:rPr>
              <w:instrText xml:space="preserve"> PAGEREF _Toc478116855 \h </w:instrText>
            </w:r>
            <w:r w:rsidR="00FD7435">
              <w:rPr>
                <w:noProof/>
                <w:webHidden/>
              </w:rPr>
            </w:r>
            <w:r w:rsidR="00FD7435">
              <w:rPr>
                <w:noProof/>
                <w:webHidden/>
              </w:rPr>
              <w:fldChar w:fldCharType="separate"/>
            </w:r>
            <w:r w:rsidR="00FD7435">
              <w:rPr>
                <w:noProof/>
                <w:webHidden/>
              </w:rPr>
              <w:t>9</w:t>
            </w:r>
            <w:r w:rsidR="00FD7435">
              <w:rPr>
                <w:noProof/>
                <w:webHidden/>
              </w:rPr>
              <w:fldChar w:fldCharType="end"/>
            </w:r>
          </w:hyperlink>
        </w:p>
        <w:p w14:paraId="7975BD4B" w14:textId="41FF13D6" w:rsidR="00FD7435" w:rsidRDefault="00A01B9A">
          <w:pPr>
            <w:pStyle w:val="TOC2"/>
            <w:tabs>
              <w:tab w:val="right" w:leader="dot" w:pos="9345"/>
            </w:tabs>
            <w:rPr>
              <w:rFonts w:asciiTheme="minorHAnsi" w:eastAsiaTheme="minorEastAsia" w:hAnsiTheme="minorHAnsi"/>
              <w:noProof/>
              <w:sz w:val="22"/>
              <w:lang w:val="en-US"/>
            </w:rPr>
          </w:pPr>
          <w:hyperlink w:anchor="_Toc478116856" w:history="1">
            <w:r w:rsidR="00FD7435" w:rsidRPr="000D69B0">
              <w:rPr>
                <w:rStyle w:val="Hyperlink"/>
                <w:noProof/>
                <w:lang w:val="en-US"/>
              </w:rPr>
              <w:t>3.1 Criteria for comparing</w:t>
            </w:r>
            <w:r w:rsidR="00FD7435">
              <w:rPr>
                <w:noProof/>
                <w:webHidden/>
              </w:rPr>
              <w:tab/>
            </w:r>
            <w:r w:rsidR="00FD7435">
              <w:rPr>
                <w:noProof/>
                <w:webHidden/>
              </w:rPr>
              <w:fldChar w:fldCharType="begin"/>
            </w:r>
            <w:r w:rsidR="00FD7435">
              <w:rPr>
                <w:noProof/>
                <w:webHidden/>
              </w:rPr>
              <w:instrText xml:space="preserve"> PAGEREF _Toc478116856 \h </w:instrText>
            </w:r>
            <w:r w:rsidR="00FD7435">
              <w:rPr>
                <w:noProof/>
                <w:webHidden/>
              </w:rPr>
            </w:r>
            <w:r w:rsidR="00FD7435">
              <w:rPr>
                <w:noProof/>
                <w:webHidden/>
              </w:rPr>
              <w:fldChar w:fldCharType="separate"/>
            </w:r>
            <w:r w:rsidR="00FD7435">
              <w:rPr>
                <w:noProof/>
                <w:webHidden/>
              </w:rPr>
              <w:t>9</w:t>
            </w:r>
            <w:r w:rsidR="00FD7435">
              <w:rPr>
                <w:noProof/>
                <w:webHidden/>
              </w:rPr>
              <w:fldChar w:fldCharType="end"/>
            </w:r>
          </w:hyperlink>
        </w:p>
        <w:p w14:paraId="34EBE806" w14:textId="46C43B39" w:rsidR="00FD7435" w:rsidRDefault="00A01B9A">
          <w:pPr>
            <w:pStyle w:val="TOC2"/>
            <w:tabs>
              <w:tab w:val="right" w:leader="dot" w:pos="9345"/>
            </w:tabs>
            <w:rPr>
              <w:rFonts w:asciiTheme="minorHAnsi" w:eastAsiaTheme="minorEastAsia" w:hAnsiTheme="minorHAnsi"/>
              <w:noProof/>
              <w:sz w:val="22"/>
              <w:lang w:val="en-US"/>
            </w:rPr>
          </w:pPr>
          <w:hyperlink w:anchor="_Toc478116857" w:history="1">
            <w:r w:rsidR="00FD7435" w:rsidRPr="000D69B0">
              <w:rPr>
                <w:rStyle w:val="Hyperlink"/>
                <w:noProof/>
                <w:lang w:val="en-US"/>
              </w:rPr>
              <w:t>3.2 Existing projects</w:t>
            </w:r>
            <w:r w:rsidR="00FD7435">
              <w:rPr>
                <w:noProof/>
                <w:webHidden/>
              </w:rPr>
              <w:tab/>
            </w:r>
            <w:r w:rsidR="00FD7435">
              <w:rPr>
                <w:noProof/>
                <w:webHidden/>
              </w:rPr>
              <w:fldChar w:fldCharType="begin"/>
            </w:r>
            <w:r w:rsidR="00FD7435">
              <w:rPr>
                <w:noProof/>
                <w:webHidden/>
              </w:rPr>
              <w:instrText xml:space="preserve"> PAGEREF _Toc478116857 \h </w:instrText>
            </w:r>
            <w:r w:rsidR="00FD7435">
              <w:rPr>
                <w:noProof/>
                <w:webHidden/>
              </w:rPr>
            </w:r>
            <w:r w:rsidR="00FD7435">
              <w:rPr>
                <w:noProof/>
                <w:webHidden/>
              </w:rPr>
              <w:fldChar w:fldCharType="separate"/>
            </w:r>
            <w:r w:rsidR="00FD7435">
              <w:rPr>
                <w:noProof/>
                <w:webHidden/>
              </w:rPr>
              <w:t>9</w:t>
            </w:r>
            <w:r w:rsidR="00FD7435">
              <w:rPr>
                <w:noProof/>
                <w:webHidden/>
              </w:rPr>
              <w:fldChar w:fldCharType="end"/>
            </w:r>
          </w:hyperlink>
        </w:p>
        <w:p w14:paraId="5930F8BB" w14:textId="56F60E37" w:rsidR="00FD7435" w:rsidRDefault="00A01B9A">
          <w:pPr>
            <w:pStyle w:val="TOC2"/>
            <w:tabs>
              <w:tab w:val="right" w:leader="dot" w:pos="9345"/>
            </w:tabs>
            <w:rPr>
              <w:rFonts w:asciiTheme="minorHAnsi" w:eastAsiaTheme="minorEastAsia" w:hAnsiTheme="minorHAnsi"/>
              <w:noProof/>
              <w:sz w:val="22"/>
              <w:lang w:val="en-US"/>
            </w:rPr>
          </w:pPr>
          <w:hyperlink w:anchor="_Toc478116858" w:history="1">
            <w:r w:rsidR="00FD7435" w:rsidRPr="000D69B0">
              <w:rPr>
                <w:rStyle w:val="Hyperlink"/>
                <w:noProof/>
                <w:lang w:val="en-US"/>
              </w:rPr>
              <w:t>3.3 Comparing projects</w:t>
            </w:r>
            <w:r w:rsidR="00FD7435">
              <w:rPr>
                <w:noProof/>
                <w:webHidden/>
              </w:rPr>
              <w:tab/>
            </w:r>
            <w:r w:rsidR="00FD7435">
              <w:rPr>
                <w:noProof/>
                <w:webHidden/>
              </w:rPr>
              <w:fldChar w:fldCharType="begin"/>
            </w:r>
            <w:r w:rsidR="00FD7435">
              <w:rPr>
                <w:noProof/>
                <w:webHidden/>
              </w:rPr>
              <w:instrText xml:space="preserve"> PAGEREF _Toc478116858 \h </w:instrText>
            </w:r>
            <w:r w:rsidR="00FD7435">
              <w:rPr>
                <w:noProof/>
                <w:webHidden/>
              </w:rPr>
            </w:r>
            <w:r w:rsidR="00FD7435">
              <w:rPr>
                <w:noProof/>
                <w:webHidden/>
              </w:rPr>
              <w:fldChar w:fldCharType="separate"/>
            </w:r>
            <w:r w:rsidR="00FD7435">
              <w:rPr>
                <w:noProof/>
                <w:webHidden/>
              </w:rPr>
              <w:t>11</w:t>
            </w:r>
            <w:r w:rsidR="00FD7435">
              <w:rPr>
                <w:noProof/>
                <w:webHidden/>
              </w:rPr>
              <w:fldChar w:fldCharType="end"/>
            </w:r>
          </w:hyperlink>
        </w:p>
        <w:p w14:paraId="46C313DF" w14:textId="23B31AD6" w:rsidR="00FD7435" w:rsidRDefault="00A01B9A">
          <w:pPr>
            <w:pStyle w:val="TOC1"/>
            <w:tabs>
              <w:tab w:val="right" w:leader="dot" w:pos="9345"/>
            </w:tabs>
            <w:rPr>
              <w:rFonts w:asciiTheme="minorHAnsi" w:eastAsiaTheme="minorEastAsia" w:hAnsiTheme="minorHAnsi"/>
              <w:noProof/>
              <w:sz w:val="22"/>
              <w:lang w:val="en-US"/>
            </w:rPr>
          </w:pPr>
          <w:hyperlink w:anchor="_Toc478116859" w:history="1">
            <w:r w:rsidR="00FD7435" w:rsidRPr="000D69B0">
              <w:rPr>
                <w:rStyle w:val="Hyperlink"/>
                <w:noProof/>
                <w:lang w:val="en-US"/>
              </w:rPr>
              <w:t>4 Envisaged solution</w:t>
            </w:r>
            <w:r w:rsidR="00FD7435">
              <w:rPr>
                <w:noProof/>
                <w:webHidden/>
              </w:rPr>
              <w:tab/>
            </w:r>
            <w:r w:rsidR="00FD7435">
              <w:rPr>
                <w:noProof/>
                <w:webHidden/>
              </w:rPr>
              <w:fldChar w:fldCharType="begin"/>
            </w:r>
            <w:r w:rsidR="00FD7435">
              <w:rPr>
                <w:noProof/>
                <w:webHidden/>
              </w:rPr>
              <w:instrText xml:space="preserve"> PAGEREF _Toc478116859 \h </w:instrText>
            </w:r>
            <w:r w:rsidR="00FD7435">
              <w:rPr>
                <w:noProof/>
                <w:webHidden/>
              </w:rPr>
            </w:r>
            <w:r w:rsidR="00FD7435">
              <w:rPr>
                <w:noProof/>
                <w:webHidden/>
              </w:rPr>
              <w:fldChar w:fldCharType="separate"/>
            </w:r>
            <w:r w:rsidR="00FD7435">
              <w:rPr>
                <w:noProof/>
                <w:webHidden/>
              </w:rPr>
              <w:t>12</w:t>
            </w:r>
            <w:r w:rsidR="00FD7435">
              <w:rPr>
                <w:noProof/>
                <w:webHidden/>
              </w:rPr>
              <w:fldChar w:fldCharType="end"/>
            </w:r>
          </w:hyperlink>
        </w:p>
        <w:p w14:paraId="44DE281B" w14:textId="00C421D2" w:rsidR="00FD7435" w:rsidRDefault="00A01B9A">
          <w:pPr>
            <w:pStyle w:val="TOC2"/>
            <w:tabs>
              <w:tab w:val="right" w:leader="dot" w:pos="9345"/>
            </w:tabs>
            <w:rPr>
              <w:rFonts w:asciiTheme="minorHAnsi" w:eastAsiaTheme="minorEastAsia" w:hAnsiTheme="minorHAnsi"/>
              <w:noProof/>
              <w:sz w:val="22"/>
              <w:lang w:val="en-US"/>
            </w:rPr>
          </w:pPr>
          <w:hyperlink w:anchor="_Toc478116860" w:history="1">
            <w:r w:rsidR="00FD7435" w:rsidRPr="000D69B0">
              <w:rPr>
                <w:rStyle w:val="Hyperlink"/>
                <w:noProof/>
                <w:lang w:val="en-US"/>
              </w:rPr>
              <w:t>4.1 Deliverables</w:t>
            </w:r>
            <w:r w:rsidR="00FD7435">
              <w:rPr>
                <w:noProof/>
                <w:webHidden/>
              </w:rPr>
              <w:tab/>
            </w:r>
            <w:r w:rsidR="00FD7435">
              <w:rPr>
                <w:noProof/>
                <w:webHidden/>
              </w:rPr>
              <w:fldChar w:fldCharType="begin"/>
            </w:r>
            <w:r w:rsidR="00FD7435">
              <w:rPr>
                <w:noProof/>
                <w:webHidden/>
              </w:rPr>
              <w:instrText xml:space="preserve"> PAGEREF _Toc478116860 \h </w:instrText>
            </w:r>
            <w:r w:rsidR="00FD7435">
              <w:rPr>
                <w:noProof/>
                <w:webHidden/>
              </w:rPr>
            </w:r>
            <w:r w:rsidR="00FD7435">
              <w:rPr>
                <w:noProof/>
                <w:webHidden/>
              </w:rPr>
              <w:fldChar w:fldCharType="separate"/>
            </w:r>
            <w:r w:rsidR="00FD7435">
              <w:rPr>
                <w:noProof/>
                <w:webHidden/>
              </w:rPr>
              <w:t>12</w:t>
            </w:r>
            <w:r w:rsidR="00FD7435">
              <w:rPr>
                <w:noProof/>
                <w:webHidden/>
              </w:rPr>
              <w:fldChar w:fldCharType="end"/>
            </w:r>
          </w:hyperlink>
        </w:p>
        <w:p w14:paraId="19B56256" w14:textId="2C7ED510" w:rsidR="00FD7435" w:rsidRDefault="00A01B9A">
          <w:pPr>
            <w:pStyle w:val="TOC1"/>
            <w:tabs>
              <w:tab w:val="right" w:leader="dot" w:pos="9345"/>
            </w:tabs>
            <w:rPr>
              <w:rFonts w:asciiTheme="minorHAnsi" w:eastAsiaTheme="minorEastAsia" w:hAnsiTheme="minorHAnsi"/>
              <w:noProof/>
              <w:sz w:val="22"/>
              <w:lang w:val="en-US"/>
            </w:rPr>
          </w:pPr>
          <w:hyperlink w:anchor="_Toc478116861" w:history="1">
            <w:r w:rsidR="00FD7435" w:rsidRPr="000D69B0">
              <w:rPr>
                <w:rStyle w:val="Hyperlink"/>
                <w:noProof/>
                <w:lang w:val="en-US"/>
              </w:rPr>
              <w:t>5 Project Organization</w:t>
            </w:r>
            <w:r w:rsidR="00FD7435">
              <w:rPr>
                <w:noProof/>
                <w:webHidden/>
              </w:rPr>
              <w:tab/>
            </w:r>
            <w:r w:rsidR="00FD7435">
              <w:rPr>
                <w:noProof/>
                <w:webHidden/>
              </w:rPr>
              <w:fldChar w:fldCharType="begin"/>
            </w:r>
            <w:r w:rsidR="00FD7435">
              <w:rPr>
                <w:noProof/>
                <w:webHidden/>
              </w:rPr>
              <w:instrText xml:space="preserve"> PAGEREF _Toc478116861 \h </w:instrText>
            </w:r>
            <w:r w:rsidR="00FD7435">
              <w:rPr>
                <w:noProof/>
                <w:webHidden/>
              </w:rPr>
            </w:r>
            <w:r w:rsidR="00FD7435">
              <w:rPr>
                <w:noProof/>
                <w:webHidden/>
              </w:rPr>
              <w:fldChar w:fldCharType="separate"/>
            </w:r>
            <w:r w:rsidR="00FD7435">
              <w:rPr>
                <w:noProof/>
                <w:webHidden/>
              </w:rPr>
              <w:t>12</w:t>
            </w:r>
            <w:r w:rsidR="00FD7435">
              <w:rPr>
                <w:noProof/>
                <w:webHidden/>
              </w:rPr>
              <w:fldChar w:fldCharType="end"/>
            </w:r>
          </w:hyperlink>
        </w:p>
        <w:p w14:paraId="5E8A3E81" w14:textId="34176BDC" w:rsidR="00FD7435" w:rsidRDefault="00A01B9A">
          <w:pPr>
            <w:pStyle w:val="TOC2"/>
            <w:tabs>
              <w:tab w:val="right" w:leader="dot" w:pos="9345"/>
            </w:tabs>
            <w:rPr>
              <w:rFonts w:asciiTheme="minorHAnsi" w:eastAsiaTheme="minorEastAsia" w:hAnsiTheme="minorHAnsi"/>
              <w:noProof/>
              <w:sz w:val="22"/>
              <w:lang w:val="en-US"/>
            </w:rPr>
          </w:pPr>
          <w:hyperlink w:anchor="_Toc478116862" w:history="1">
            <w:r w:rsidR="00FD7435" w:rsidRPr="000D69B0">
              <w:rPr>
                <w:rStyle w:val="Hyperlink"/>
                <w:noProof/>
                <w:lang w:val="en-US"/>
              </w:rPr>
              <w:t>5.1 Used Project method</w:t>
            </w:r>
            <w:r w:rsidR="00FD7435">
              <w:rPr>
                <w:noProof/>
                <w:webHidden/>
              </w:rPr>
              <w:tab/>
            </w:r>
            <w:r w:rsidR="00FD7435">
              <w:rPr>
                <w:noProof/>
                <w:webHidden/>
              </w:rPr>
              <w:fldChar w:fldCharType="begin"/>
            </w:r>
            <w:r w:rsidR="00FD7435">
              <w:rPr>
                <w:noProof/>
                <w:webHidden/>
              </w:rPr>
              <w:instrText xml:space="preserve"> PAGEREF _Toc478116862 \h </w:instrText>
            </w:r>
            <w:r w:rsidR="00FD7435">
              <w:rPr>
                <w:noProof/>
                <w:webHidden/>
              </w:rPr>
            </w:r>
            <w:r w:rsidR="00FD7435">
              <w:rPr>
                <w:noProof/>
                <w:webHidden/>
              </w:rPr>
              <w:fldChar w:fldCharType="separate"/>
            </w:r>
            <w:r w:rsidR="00FD7435">
              <w:rPr>
                <w:noProof/>
                <w:webHidden/>
              </w:rPr>
              <w:t>12</w:t>
            </w:r>
            <w:r w:rsidR="00FD7435">
              <w:rPr>
                <w:noProof/>
                <w:webHidden/>
              </w:rPr>
              <w:fldChar w:fldCharType="end"/>
            </w:r>
          </w:hyperlink>
        </w:p>
        <w:p w14:paraId="788CBCB7" w14:textId="10405BC3" w:rsidR="00FD7435" w:rsidRDefault="00A01B9A">
          <w:pPr>
            <w:pStyle w:val="TOC2"/>
            <w:tabs>
              <w:tab w:val="right" w:leader="dot" w:pos="9345"/>
            </w:tabs>
            <w:rPr>
              <w:rFonts w:asciiTheme="minorHAnsi" w:eastAsiaTheme="minorEastAsia" w:hAnsiTheme="minorHAnsi"/>
              <w:noProof/>
              <w:sz w:val="22"/>
              <w:lang w:val="en-US"/>
            </w:rPr>
          </w:pPr>
          <w:hyperlink w:anchor="_Toc478116863" w:history="1">
            <w:r w:rsidR="00FD7435" w:rsidRPr="000D69B0">
              <w:rPr>
                <w:rStyle w:val="Hyperlink"/>
                <w:noProof/>
                <w:lang w:val="en-US"/>
              </w:rPr>
              <w:t>5.2 Project team and member’s role</w:t>
            </w:r>
            <w:r w:rsidR="00FD7435">
              <w:rPr>
                <w:noProof/>
                <w:webHidden/>
              </w:rPr>
              <w:tab/>
            </w:r>
            <w:r w:rsidR="00FD7435">
              <w:rPr>
                <w:noProof/>
                <w:webHidden/>
              </w:rPr>
              <w:fldChar w:fldCharType="begin"/>
            </w:r>
            <w:r w:rsidR="00FD7435">
              <w:rPr>
                <w:noProof/>
                <w:webHidden/>
              </w:rPr>
              <w:instrText xml:space="preserve"> PAGEREF _Toc478116863 \h </w:instrText>
            </w:r>
            <w:r w:rsidR="00FD7435">
              <w:rPr>
                <w:noProof/>
                <w:webHidden/>
              </w:rPr>
            </w:r>
            <w:r w:rsidR="00FD7435">
              <w:rPr>
                <w:noProof/>
                <w:webHidden/>
              </w:rPr>
              <w:fldChar w:fldCharType="separate"/>
            </w:r>
            <w:r w:rsidR="00FD7435">
              <w:rPr>
                <w:noProof/>
                <w:webHidden/>
              </w:rPr>
              <w:t>12</w:t>
            </w:r>
            <w:r w:rsidR="00FD7435">
              <w:rPr>
                <w:noProof/>
                <w:webHidden/>
              </w:rPr>
              <w:fldChar w:fldCharType="end"/>
            </w:r>
          </w:hyperlink>
        </w:p>
        <w:p w14:paraId="4A30C139" w14:textId="63E5174F" w:rsidR="00FD7435" w:rsidRDefault="00A01B9A">
          <w:pPr>
            <w:pStyle w:val="TOC2"/>
            <w:tabs>
              <w:tab w:val="right" w:leader="dot" w:pos="9345"/>
            </w:tabs>
            <w:rPr>
              <w:rFonts w:asciiTheme="minorHAnsi" w:eastAsiaTheme="minorEastAsia" w:hAnsiTheme="minorHAnsi"/>
              <w:noProof/>
              <w:sz w:val="22"/>
              <w:lang w:val="en-US"/>
            </w:rPr>
          </w:pPr>
          <w:hyperlink w:anchor="_Toc478116864" w:history="1">
            <w:r w:rsidR="00FD7435" w:rsidRPr="000D69B0">
              <w:rPr>
                <w:rStyle w:val="Hyperlink"/>
                <w:noProof/>
                <w:lang w:val="en-US"/>
              </w:rPr>
              <w:t>5.3 Used tools in the project</w:t>
            </w:r>
            <w:r w:rsidR="00FD7435">
              <w:rPr>
                <w:noProof/>
                <w:webHidden/>
              </w:rPr>
              <w:tab/>
            </w:r>
            <w:r w:rsidR="00FD7435">
              <w:rPr>
                <w:noProof/>
                <w:webHidden/>
              </w:rPr>
              <w:fldChar w:fldCharType="begin"/>
            </w:r>
            <w:r w:rsidR="00FD7435">
              <w:rPr>
                <w:noProof/>
                <w:webHidden/>
              </w:rPr>
              <w:instrText xml:space="preserve"> PAGEREF _Toc478116864 \h </w:instrText>
            </w:r>
            <w:r w:rsidR="00FD7435">
              <w:rPr>
                <w:noProof/>
                <w:webHidden/>
              </w:rPr>
            </w:r>
            <w:r w:rsidR="00FD7435">
              <w:rPr>
                <w:noProof/>
                <w:webHidden/>
              </w:rPr>
              <w:fldChar w:fldCharType="separate"/>
            </w:r>
            <w:r w:rsidR="00FD7435">
              <w:rPr>
                <w:noProof/>
                <w:webHidden/>
              </w:rPr>
              <w:t>13</w:t>
            </w:r>
            <w:r w:rsidR="00FD7435">
              <w:rPr>
                <w:noProof/>
                <w:webHidden/>
              </w:rPr>
              <w:fldChar w:fldCharType="end"/>
            </w:r>
          </w:hyperlink>
        </w:p>
        <w:p w14:paraId="4B719494" w14:textId="08C69A19" w:rsidR="00FD7435" w:rsidRDefault="00A01B9A">
          <w:pPr>
            <w:pStyle w:val="TOC2"/>
            <w:tabs>
              <w:tab w:val="right" w:leader="dot" w:pos="9345"/>
            </w:tabs>
            <w:rPr>
              <w:rFonts w:asciiTheme="minorHAnsi" w:eastAsiaTheme="minorEastAsia" w:hAnsiTheme="minorHAnsi"/>
              <w:noProof/>
              <w:sz w:val="22"/>
              <w:lang w:val="en-US"/>
            </w:rPr>
          </w:pPr>
          <w:hyperlink w:anchor="_Toc478116865" w:history="1">
            <w:r w:rsidR="00FD7435" w:rsidRPr="000D69B0">
              <w:rPr>
                <w:rStyle w:val="Hyperlink"/>
                <w:noProof/>
                <w:lang w:val="en-US"/>
              </w:rPr>
              <w:t>5.4 Configuration management</w:t>
            </w:r>
            <w:r w:rsidR="00FD7435">
              <w:rPr>
                <w:noProof/>
                <w:webHidden/>
              </w:rPr>
              <w:tab/>
            </w:r>
            <w:r w:rsidR="00FD7435">
              <w:rPr>
                <w:noProof/>
                <w:webHidden/>
              </w:rPr>
              <w:fldChar w:fldCharType="begin"/>
            </w:r>
            <w:r w:rsidR="00FD7435">
              <w:rPr>
                <w:noProof/>
                <w:webHidden/>
              </w:rPr>
              <w:instrText xml:space="preserve"> PAGEREF _Toc478116865 \h </w:instrText>
            </w:r>
            <w:r w:rsidR="00FD7435">
              <w:rPr>
                <w:noProof/>
                <w:webHidden/>
              </w:rPr>
            </w:r>
            <w:r w:rsidR="00FD7435">
              <w:rPr>
                <w:noProof/>
                <w:webHidden/>
              </w:rPr>
              <w:fldChar w:fldCharType="separate"/>
            </w:r>
            <w:r w:rsidR="00FD7435">
              <w:rPr>
                <w:noProof/>
                <w:webHidden/>
              </w:rPr>
              <w:t>13</w:t>
            </w:r>
            <w:r w:rsidR="00FD7435">
              <w:rPr>
                <w:noProof/>
                <w:webHidden/>
              </w:rPr>
              <w:fldChar w:fldCharType="end"/>
            </w:r>
          </w:hyperlink>
        </w:p>
        <w:p w14:paraId="5F5DC8AE" w14:textId="6B0E97F1" w:rsidR="00FD7435" w:rsidRDefault="00A01B9A">
          <w:pPr>
            <w:pStyle w:val="TOC2"/>
            <w:tabs>
              <w:tab w:val="right" w:leader="dot" w:pos="9345"/>
            </w:tabs>
            <w:rPr>
              <w:rFonts w:asciiTheme="minorHAnsi" w:eastAsiaTheme="minorEastAsia" w:hAnsiTheme="minorHAnsi"/>
              <w:noProof/>
              <w:sz w:val="22"/>
              <w:lang w:val="en-US"/>
            </w:rPr>
          </w:pPr>
          <w:hyperlink w:anchor="_Toc478116866" w:history="1">
            <w:r w:rsidR="00FD7435" w:rsidRPr="000D69B0">
              <w:rPr>
                <w:rStyle w:val="Hyperlink"/>
                <w:noProof/>
                <w:lang w:val="en-US"/>
              </w:rPr>
              <w:t>5.5 Risk Plan</w:t>
            </w:r>
            <w:r w:rsidR="00FD7435">
              <w:rPr>
                <w:noProof/>
                <w:webHidden/>
              </w:rPr>
              <w:tab/>
            </w:r>
            <w:r w:rsidR="00FD7435">
              <w:rPr>
                <w:noProof/>
                <w:webHidden/>
              </w:rPr>
              <w:fldChar w:fldCharType="begin"/>
            </w:r>
            <w:r w:rsidR="00FD7435">
              <w:rPr>
                <w:noProof/>
                <w:webHidden/>
              </w:rPr>
              <w:instrText xml:space="preserve"> PAGEREF _Toc478116866 \h </w:instrText>
            </w:r>
            <w:r w:rsidR="00FD7435">
              <w:rPr>
                <w:noProof/>
                <w:webHidden/>
              </w:rPr>
            </w:r>
            <w:r w:rsidR="00FD7435">
              <w:rPr>
                <w:noProof/>
                <w:webHidden/>
              </w:rPr>
              <w:fldChar w:fldCharType="separate"/>
            </w:r>
            <w:r w:rsidR="00FD7435">
              <w:rPr>
                <w:noProof/>
                <w:webHidden/>
              </w:rPr>
              <w:t>13</w:t>
            </w:r>
            <w:r w:rsidR="00FD7435">
              <w:rPr>
                <w:noProof/>
                <w:webHidden/>
              </w:rPr>
              <w:fldChar w:fldCharType="end"/>
            </w:r>
          </w:hyperlink>
        </w:p>
        <w:p w14:paraId="2BE8B007" w14:textId="7C1D8F92" w:rsidR="00FD7435" w:rsidRDefault="00A01B9A">
          <w:pPr>
            <w:pStyle w:val="TOC2"/>
            <w:tabs>
              <w:tab w:val="right" w:leader="dot" w:pos="9345"/>
            </w:tabs>
            <w:rPr>
              <w:rFonts w:asciiTheme="minorHAnsi" w:eastAsiaTheme="minorEastAsia" w:hAnsiTheme="minorHAnsi"/>
              <w:noProof/>
              <w:sz w:val="22"/>
              <w:lang w:val="en-US"/>
            </w:rPr>
          </w:pPr>
          <w:hyperlink w:anchor="_Toc478116867" w:history="1">
            <w:r w:rsidR="00FD7435" w:rsidRPr="000D69B0">
              <w:rPr>
                <w:rStyle w:val="Hyperlink"/>
                <w:noProof/>
                <w:lang w:val="en-US"/>
              </w:rPr>
              <w:t>5.6 Project planning</w:t>
            </w:r>
            <w:r w:rsidR="00FD7435">
              <w:rPr>
                <w:noProof/>
                <w:webHidden/>
              </w:rPr>
              <w:tab/>
            </w:r>
            <w:r w:rsidR="00FD7435">
              <w:rPr>
                <w:noProof/>
                <w:webHidden/>
              </w:rPr>
              <w:fldChar w:fldCharType="begin"/>
            </w:r>
            <w:r w:rsidR="00FD7435">
              <w:rPr>
                <w:noProof/>
                <w:webHidden/>
              </w:rPr>
              <w:instrText xml:space="preserve"> PAGEREF _Toc478116867 \h </w:instrText>
            </w:r>
            <w:r w:rsidR="00FD7435">
              <w:rPr>
                <w:noProof/>
                <w:webHidden/>
              </w:rPr>
            </w:r>
            <w:r w:rsidR="00FD7435">
              <w:rPr>
                <w:noProof/>
                <w:webHidden/>
              </w:rPr>
              <w:fldChar w:fldCharType="separate"/>
            </w:r>
            <w:r w:rsidR="00FD7435">
              <w:rPr>
                <w:noProof/>
                <w:webHidden/>
              </w:rPr>
              <w:t>14</w:t>
            </w:r>
            <w:r w:rsidR="00FD7435">
              <w:rPr>
                <w:noProof/>
                <w:webHidden/>
              </w:rPr>
              <w:fldChar w:fldCharType="end"/>
            </w:r>
          </w:hyperlink>
        </w:p>
        <w:p w14:paraId="18B5B6D7" w14:textId="6FCEA170" w:rsidR="00FD7435" w:rsidRDefault="00A01B9A">
          <w:pPr>
            <w:pStyle w:val="TOC2"/>
            <w:tabs>
              <w:tab w:val="right" w:leader="dot" w:pos="9345"/>
            </w:tabs>
            <w:rPr>
              <w:rFonts w:asciiTheme="minorHAnsi" w:eastAsiaTheme="minorEastAsia" w:hAnsiTheme="minorHAnsi"/>
              <w:noProof/>
              <w:sz w:val="22"/>
              <w:lang w:val="en-US"/>
            </w:rPr>
          </w:pPr>
          <w:hyperlink w:anchor="_Toc478116868" w:history="1">
            <w:r w:rsidR="00FD7435" w:rsidRPr="000D69B0">
              <w:rPr>
                <w:rStyle w:val="Hyperlink"/>
                <w:noProof/>
                <w:lang w:val="en-US"/>
              </w:rPr>
              <w:t>5.7 Project Budget</w:t>
            </w:r>
            <w:r w:rsidR="00FD7435">
              <w:rPr>
                <w:noProof/>
                <w:webHidden/>
              </w:rPr>
              <w:tab/>
            </w:r>
            <w:r w:rsidR="00FD7435">
              <w:rPr>
                <w:noProof/>
                <w:webHidden/>
              </w:rPr>
              <w:fldChar w:fldCharType="begin"/>
            </w:r>
            <w:r w:rsidR="00FD7435">
              <w:rPr>
                <w:noProof/>
                <w:webHidden/>
              </w:rPr>
              <w:instrText xml:space="preserve"> PAGEREF _Toc478116868 \h </w:instrText>
            </w:r>
            <w:r w:rsidR="00FD7435">
              <w:rPr>
                <w:noProof/>
                <w:webHidden/>
              </w:rPr>
            </w:r>
            <w:r w:rsidR="00FD7435">
              <w:rPr>
                <w:noProof/>
                <w:webHidden/>
              </w:rPr>
              <w:fldChar w:fldCharType="separate"/>
            </w:r>
            <w:r w:rsidR="00FD7435">
              <w:rPr>
                <w:noProof/>
                <w:webHidden/>
              </w:rPr>
              <w:t>16</w:t>
            </w:r>
            <w:r w:rsidR="00FD7435">
              <w:rPr>
                <w:noProof/>
                <w:webHidden/>
              </w:rPr>
              <w:fldChar w:fldCharType="end"/>
            </w:r>
          </w:hyperlink>
        </w:p>
        <w:p w14:paraId="0E3415B9" w14:textId="35D364D2" w:rsidR="00FD7435" w:rsidRDefault="00A01B9A">
          <w:pPr>
            <w:pStyle w:val="TOC1"/>
            <w:tabs>
              <w:tab w:val="right" w:leader="dot" w:pos="9345"/>
            </w:tabs>
            <w:rPr>
              <w:rFonts w:asciiTheme="minorHAnsi" w:eastAsiaTheme="minorEastAsia" w:hAnsiTheme="minorHAnsi"/>
              <w:noProof/>
              <w:sz w:val="22"/>
              <w:lang w:val="en-US"/>
            </w:rPr>
          </w:pPr>
          <w:hyperlink w:anchor="_Toc478116869" w:history="1">
            <w:r w:rsidR="00FD7435" w:rsidRPr="000D69B0">
              <w:rPr>
                <w:rStyle w:val="Hyperlink"/>
                <w:noProof/>
                <w:lang w:val="en-US"/>
              </w:rPr>
              <w:t>6 Environment and health data description</w:t>
            </w:r>
            <w:r w:rsidR="00FD7435">
              <w:rPr>
                <w:noProof/>
                <w:webHidden/>
              </w:rPr>
              <w:tab/>
            </w:r>
            <w:r w:rsidR="00FD7435">
              <w:rPr>
                <w:noProof/>
                <w:webHidden/>
              </w:rPr>
              <w:fldChar w:fldCharType="begin"/>
            </w:r>
            <w:r w:rsidR="00FD7435">
              <w:rPr>
                <w:noProof/>
                <w:webHidden/>
              </w:rPr>
              <w:instrText xml:space="preserve"> PAGEREF _Toc478116869 \h </w:instrText>
            </w:r>
            <w:r w:rsidR="00FD7435">
              <w:rPr>
                <w:noProof/>
                <w:webHidden/>
              </w:rPr>
            </w:r>
            <w:r w:rsidR="00FD7435">
              <w:rPr>
                <w:noProof/>
                <w:webHidden/>
              </w:rPr>
              <w:fldChar w:fldCharType="separate"/>
            </w:r>
            <w:r w:rsidR="00FD7435">
              <w:rPr>
                <w:noProof/>
                <w:webHidden/>
              </w:rPr>
              <w:t>16</w:t>
            </w:r>
            <w:r w:rsidR="00FD7435">
              <w:rPr>
                <w:noProof/>
                <w:webHidden/>
              </w:rPr>
              <w:fldChar w:fldCharType="end"/>
            </w:r>
          </w:hyperlink>
        </w:p>
        <w:p w14:paraId="7F3215D9" w14:textId="648B2DF3" w:rsidR="00FD7435" w:rsidRDefault="00A01B9A">
          <w:pPr>
            <w:pStyle w:val="TOC2"/>
            <w:tabs>
              <w:tab w:val="right" w:leader="dot" w:pos="9345"/>
            </w:tabs>
            <w:rPr>
              <w:rFonts w:asciiTheme="minorHAnsi" w:eastAsiaTheme="minorEastAsia" w:hAnsiTheme="minorHAnsi"/>
              <w:noProof/>
              <w:sz w:val="22"/>
              <w:lang w:val="en-US"/>
            </w:rPr>
          </w:pPr>
          <w:hyperlink w:anchor="_Toc478116870" w:history="1">
            <w:r w:rsidR="00FD7435" w:rsidRPr="000D69B0">
              <w:rPr>
                <w:rStyle w:val="Hyperlink"/>
                <w:noProof/>
                <w:lang w:val="en-US"/>
              </w:rPr>
              <w:t>6.1 Health data Description</w:t>
            </w:r>
            <w:r w:rsidR="00FD7435">
              <w:rPr>
                <w:noProof/>
                <w:webHidden/>
              </w:rPr>
              <w:tab/>
            </w:r>
            <w:r w:rsidR="00FD7435">
              <w:rPr>
                <w:noProof/>
                <w:webHidden/>
              </w:rPr>
              <w:fldChar w:fldCharType="begin"/>
            </w:r>
            <w:r w:rsidR="00FD7435">
              <w:rPr>
                <w:noProof/>
                <w:webHidden/>
              </w:rPr>
              <w:instrText xml:space="preserve"> PAGEREF _Toc478116870 \h </w:instrText>
            </w:r>
            <w:r w:rsidR="00FD7435">
              <w:rPr>
                <w:noProof/>
                <w:webHidden/>
              </w:rPr>
            </w:r>
            <w:r w:rsidR="00FD7435">
              <w:rPr>
                <w:noProof/>
                <w:webHidden/>
              </w:rPr>
              <w:fldChar w:fldCharType="separate"/>
            </w:r>
            <w:r w:rsidR="00FD7435">
              <w:rPr>
                <w:noProof/>
                <w:webHidden/>
              </w:rPr>
              <w:t>16</w:t>
            </w:r>
            <w:r w:rsidR="00FD7435">
              <w:rPr>
                <w:noProof/>
                <w:webHidden/>
              </w:rPr>
              <w:fldChar w:fldCharType="end"/>
            </w:r>
          </w:hyperlink>
        </w:p>
        <w:p w14:paraId="3F7D1626" w14:textId="355618D9" w:rsidR="00FD7435" w:rsidRDefault="00A01B9A">
          <w:pPr>
            <w:pStyle w:val="TOC2"/>
            <w:tabs>
              <w:tab w:val="right" w:leader="dot" w:pos="9345"/>
            </w:tabs>
            <w:rPr>
              <w:rFonts w:asciiTheme="minorHAnsi" w:eastAsiaTheme="minorEastAsia" w:hAnsiTheme="minorHAnsi"/>
              <w:noProof/>
              <w:sz w:val="22"/>
              <w:lang w:val="en-US"/>
            </w:rPr>
          </w:pPr>
          <w:hyperlink w:anchor="_Toc478116871" w:history="1">
            <w:r w:rsidR="00FD7435" w:rsidRPr="000D69B0">
              <w:rPr>
                <w:rStyle w:val="Hyperlink"/>
                <w:noProof/>
                <w:lang w:val="en-US"/>
              </w:rPr>
              <w:t>6.2 Environmental Data description</w:t>
            </w:r>
            <w:r w:rsidR="00FD7435">
              <w:rPr>
                <w:noProof/>
                <w:webHidden/>
              </w:rPr>
              <w:tab/>
            </w:r>
            <w:r w:rsidR="00FD7435">
              <w:rPr>
                <w:noProof/>
                <w:webHidden/>
              </w:rPr>
              <w:fldChar w:fldCharType="begin"/>
            </w:r>
            <w:r w:rsidR="00FD7435">
              <w:rPr>
                <w:noProof/>
                <w:webHidden/>
              </w:rPr>
              <w:instrText xml:space="preserve"> PAGEREF _Toc478116871 \h </w:instrText>
            </w:r>
            <w:r w:rsidR="00FD7435">
              <w:rPr>
                <w:noProof/>
                <w:webHidden/>
              </w:rPr>
            </w:r>
            <w:r w:rsidR="00FD7435">
              <w:rPr>
                <w:noProof/>
                <w:webHidden/>
              </w:rPr>
              <w:fldChar w:fldCharType="separate"/>
            </w:r>
            <w:r w:rsidR="00FD7435">
              <w:rPr>
                <w:noProof/>
                <w:webHidden/>
              </w:rPr>
              <w:t>17</w:t>
            </w:r>
            <w:r w:rsidR="00FD7435">
              <w:rPr>
                <w:noProof/>
                <w:webHidden/>
              </w:rPr>
              <w:fldChar w:fldCharType="end"/>
            </w:r>
          </w:hyperlink>
        </w:p>
        <w:p w14:paraId="3CC7946F" w14:textId="5F289E2F" w:rsidR="00FD7435" w:rsidRDefault="00A01B9A">
          <w:pPr>
            <w:pStyle w:val="TOC1"/>
            <w:tabs>
              <w:tab w:val="right" w:leader="dot" w:pos="9345"/>
            </w:tabs>
            <w:rPr>
              <w:rFonts w:asciiTheme="minorHAnsi" w:eastAsiaTheme="minorEastAsia" w:hAnsiTheme="minorHAnsi"/>
              <w:noProof/>
              <w:sz w:val="22"/>
              <w:lang w:val="en-US"/>
            </w:rPr>
          </w:pPr>
          <w:hyperlink w:anchor="_Toc478116872" w:history="1">
            <w:r w:rsidR="00FD7435" w:rsidRPr="000D69B0">
              <w:rPr>
                <w:rStyle w:val="Hyperlink"/>
                <w:noProof/>
                <w:lang w:val="en-US"/>
              </w:rPr>
              <w:t>7 Big Bridge project Architecture and Data Management</w:t>
            </w:r>
            <w:r w:rsidR="00FD7435">
              <w:rPr>
                <w:noProof/>
                <w:webHidden/>
              </w:rPr>
              <w:tab/>
            </w:r>
            <w:r w:rsidR="00FD7435">
              <w:rPr>
                <w:noProof/>
                <w:webHidden/>
              </w:rPr>
              <w:fldChar w:fldCharType="begin"/>
            </w:r>
            <w:r w:rsidR="00FD7435">
              <w:rPr>
                <w:noProof/>
                <w:webHidden/>
              </w:rPr>
              <w:instrText xml:space="preserve"> PAGEREF _Toc478116872 \h </w:instrText>
            </w:r>
            <w:r w:rsidR="00FD7435">
              <w:rPr>
                <w:noProof/>
                <w:webHidden/>
              </w:rPr>
            </w:r>
            <w:r w:rsidR="00FD7435">
              <w:rPr>
                <w:noProof/>
                <w:webHidden/>
              </w:rPr>
              <w:fldChar w:fldCharType="separate"/>
            </w:r>
            <w:r w:rsidR="00FD7435">
              <w:rPr>
                <w:noProof/>
                <w:webHidden/>
              </w:rPr>
              <w:t>18</w:t>
            </w:r>
            <w:r w:rsidR="00FD7435">
              <w:rPr>
                <w:noProof/>
                <w:webHidden/>
              </w:rPr>
              <w:fldChar w:fldCharType="end"/>
            </w:r>
          </w:hyperlink>
        </w:p>
        <w:p w14:paraId="4F963DFD" w14:textId="6B9CC31E" w:rsidR="00FD7435" w:rsidRDefault="00A01B9A">
          <w:pPr>
            <w:pStyle w:val="TOC2"/>
            <w:tabs>
              <w:tab w:val="right" w:leader="dot" w:pos="9345"/>
            </w:tabs>
            <w:rPr>
              <w:rFonts w:asciiTheme="minorHAnsi" w:eastAsiaTheme="minorEastAsia" w:hAnsiTheme="minorHAnsi"/>
              <w:noProof/>
              <w:sz w:val="22"/>
              <w:lang w:val="en-US"/>
            </w:rPr>
          </w:pPr>
          <w:hyperlink w:anchor="_Toc478116873" w:history="1">
            <w:r w:rsidR="00FD7435" w:rsidRPr="000D69B0">
              <w:rPr>
                <w:rStyle w:val="Hyperlink"/>
                <w:noProof/>
                <w:lang w:val="en-US"/>
              </w:rPr>
              <w:t>7.1 Objective</w:t>
            </w:r>
            <w:r w:rsidR="00FD7435">
              <w:rPr>
                <w:noProof/>
                <w:webHidden/>
              </w:rPr>
              <w:tab/>
            </w:r>
            <w:r w:rsidR="00FD7435">
              <w:rPr>
                <w:noProof/>
                <w:webHidden/>
              </w:rPr>
              <w:fldChar w:fldCharType="begin"/>
            </w:r>
            <w:r w:rsidR="00FD7435">
              <w:rPr>
                <w:noProof/>
                <w:webHidden/>
              </w:rPr>
              <w:instrText xml:space="preserve"> PAGEREF _Toc478116873 \h </w:instrText>
            </w:r>
            <w:r w:rsidR="00FD7435">
              <w:rPr>
                <w:noProof/>
                <w:webHidden/>
              </w:rPr>
            </w:r>
            <w:r w:rsidR="00FD7435">
              <w:rPr>
                <w:noProof/>
                <w:webHidden/>
              </w:rPr>
              <w:fldChar w:fldCharType="separate"/>
            </w:r>
            <w:r w:rsidR="00FD7435">
              <w:rPr>
                <w:noProof/>
                <w:webHidden/>
              </w:rPr>
              <w:t>18</w:t>
            </w:r>
            <w:r w:rsidR="00FD7435">
              <w:rPr>
                <w:noProof/>
                <w:webHidden/>
              </w:rPr>
              <w:fldChar w:fldCharType="end"/>
            </w:r>
          </w:hyperlink>
        </w:p>
        <w:p w14:paraId="51D500AE" w14:textId="397F982D" w:rsidR="00FD7435" w:rsidRDefault="00A01B9A">
          <w:pPr>
            <w:pStyle w:val="TOC2"/>
            <w:tabs>
              <w:tab w:val="right" w:leader="dot" w:pos="9345"/>
            </w:tabs>
            <w:rPr>
              <w:rFonts w:asciiTheme="minorHAnsi" w:eastAsiaTheme="minorEastAsia" w:hAnsiTheme="minorHAnsi"/>
              <w:noProof/>
              <w:sz w:val="22"/>
              <w:lang w:val="en-US"/>
            </w:rPr>
          </w:pPr>
          <w:hyperlink w:anchor="_Toc478116874" w:history="1">
            <w:r w:rsidR="00FD7435" w:rsidRPr="000D69B0">
              <w:rPr>
                <w:rStyle w:val="Hyperlink"/>
                <w:noProof/>
                <w:lang w:val="en-US"/>
              </w:rPr>
              <w:t>7.2 Architecture of Big Data and Oracle DWH implementation used in the application</w:t>
            </w:r>
            <w:r w:rsidR="00FD7435">
              <w:rPr>
                <w:noProof/>
                <w:webHidden/>
              </w:rPr>
              <w:tab/>
            </w:r>
            <w:r w:rsidR="00FD7435">
              <w:rPr>
                <w:noProof/>
                <w:webHidden/>
              </w:rPr>
              <w:fldChar w:fldCharType="begin"/>
            </w:r>
            <w:r w:rsidR="00FD7435">
              <w:rPr>
                <w:noProof/>
                <w:webHidden/>
              </w:rPr>
              <w:instrText xml:space="preserve"> PAGEREF _Toc478116874 \h </w:instrText>
            </w:r>
            <w:r w:rsidR="00FD7435">
              <w:rPr>
                <w:noProof/>
                <w:webHidden/>
              </w:rPr>
            </w:r>
            <w:r w:rsidR="00FD7435">
              <w:rPr>
                <w:noProof/>
                <w:webHidden/>
              </w:rPr>
              <w:fldChar w:fldCharType="separate"/>
            </w:r>
            <w:r w:rsidR="00FD7435">
              <w:rPr>
                <w:noProof/>
                <w:webHidden/>
              </w:rPr>
              <w:t>18</w:t>
            </w:r>
            <w:r w:rsidR="00FD7435">
              <w:rPr>
                <w:noProof/>
                <w:webHidden/>
              </w:rPr>
              <w:fldChar w:fldCharType="end"/>
            </w:r>
          </w:hyperlink>
        </w:p>
        <w:p w14:paraId="7387F105" w14:textId="3DDE58C5" w:rsidR="00FD7435" w:rsidRDefault="00A01B9A">
          <w:pPr>
            <w:pStyle w:val="TOC2"/>
            <w:tabs>
              <w:tab w:val="right" w:leader="dot" w:pos="9345"/>
            </w:tabs>
            <w:rPr>
              <w:rFonts w:asciiTheme="minorHAnsi" w:eastAsiaTheme="minorEastAsia" w:hAnsiTheme="minorHAnsi"/>
              <w:noProof/>
              <w:sz w:val="22"/>
              <w:lang w:val="en-US"/>
            </w:rPr>
          </w:pPr>
          <w:hyperlink w:anchor="_Toc478116875" w:history="1">
            <w:r w:rsidR="00FD7435" w:rsidRPr="000D69B0">
              <w:rPr>
                <w:rStyle w:val="Hyperlink"/>
                <w:noProof/>
                <w:lang w:val="en-US"/>
              </w:rPr>
              <w:t>7.3 Managing Health data around Oracle SQL Database 12c in the Oracle Big Data Environment</w:t>
            </w:r>
            <w:r w:rsidR="00FD7435">
              <w:rPr>
                <w:noProof/>
                <w:webHidden/>
              </w:rPr>
              <w:tab/>
            </w:r>
            <w:r w:rsidR="00FD7435">
              <w:rPr>
                <w:noProof/>
                <w:webHidden/>
              </w:rPr>
              <w:fldChar w:fldCharType="begin"/>
            </w:r>
            <w:r w:rsidR="00FD7435">
              <w:rPr>
                <w:noProof/>
                <w:webHidden/>
              </w:rPr>
              <w:instrText xml:space="preserve"> PAGEREF _Toc478116875 \h </w:instrText>
            </w:r>
            <w:r w:rsidR="00FD7435">
              <w:rPr>
                <w:noProof/>
                <w:webHidden/>
              </w:rPr>
            </w:r>
            <w:r w:rsidR="00FD7435">
              <w:rPr>
                <w:noProof/>
                <w:webHidden/>
              </w:rPr>
              <w:fldChar w:fldCharType="separate"/>
            </w:r>
            <w:r w:rsidR="00FD7435">
              <w:rPr>
                <w:noProof/>
                <w:webHidden/>
              </w:rPr>
              <w:t>22</w:t>
            </w:r>
            <w:r w:rsidR="00FD7435">
              <w:rPr>
                <w:noProof/>
                <w:webHidden/>
              </w:rPr>
              <w:fldChar w:fldCharType="end"/>
            </w:r>
          </w:hyperlink>
        </w:p>
        <w:p w14:paraId="4136368A" w14:textId="3759E412" w:rsidR="00FD7435" w:rsidRDefault="00A01B9A">
          <w:pPr>
            <w:pStyle w:val="TOC3"/>
            <w:tabs>
              <w:tab w:val="right" w:leader="dot" w:pos="9345"/>
            </w:tabs>
            <w:rPr>
              <w:rFonts w:asciiTheme="minorHAnsi" w:eastAsiaTheme="minorEastAsia" w:hAnsiTheme="minorHAnsi"/>
              <w:noProof/>
              <w:sz w:val="22"/>
              <w:lang w:val="en-US"/>
            </w:rPr>
          </w:pPr>
          <w:hyperlink w:anchor="_Toc478116876" w:history="1">
            <w:r w:rsidR="00FD7435" w:rsidRPr="000D69B0">
              <w:rPr>
                <w:rStyle w:val="Hyperlink"/>
                <w:noProof/>
                <w:lang w:val="en-US"/>
              </w:rPr>
              <w:t>7.3.1 Importing Health Data to Oracle SQL Database 12c</w:t>
            </w:r>
            <w:r w:rsidR="00FD7435">
              <w:rPr>
                <w:noProof/>
                <w:webHidden/>
              </w:rPr>
              <w:tab/>
            </w:r>
            <w:r w:rsidR="00FD7435">
              <w:rPr>
                <w:noProof/>
                <w:webHidden/>
              </w:rPr>
              <w:fldChar w:fldCharType="begin"/>
            </w:r>
            <w:r w:rsidR="00FD7435">
              <w:rPr>
                <w:noProof/>
                <w:webHidden/>
              </w:rPr>
              <w:instrText xml:space="preserve"> PAGEREF _Toc478116876 \h </w:instrText>
            </w:r>
            <w:r w:rsidR="00FD7435">
              <w:rPr>
                <w:noProof/>
                <w:webHidden/>
              </w:rPr>
            </w:r>
            <w:r w:rsidR="00FD7435">
              <w:rPr>
                <w:noProof/>
                <w:webHidden/>
              </w:rPr>
              <w:fldChar w:fldCharType="separate"/>
            </w:r>
            <w:r w:rsidR="00FD7435">
              <w:rPr>
                <w:noProof/>
                <w:webHidden/>
              </w:rPr>
              <w:t>22</w:t>
            </w:r>
            <w:r w:rsidR="00FD7435">
              <w:rPr>
                <w:noProof/>
                <w:webHidden/>
              </w:rPr>
              <w:fldChar w:fldCharType="end"/>
            </w:r>
          </w:hyperlink>
        </w:p>
        <w:p w14:paraId="57D7315C" w14:textId="7DC5C753" w:rsidR="00FD7435" w:rsidRDefault="00A01B9A">
          <w:pPr>
            <w:pStyle w:val="TOC2"/>
            <w:tabs>
              <w:tab w:val="right" w:leader="dot" w:pos="9345"/>
            </w:tabs>
            <w:rPr>
              <w:rFonts w:asciiTheme="minorHAnsi" w:eastAsiaTheme="minorEastAsia" w:hAnsiTheme="minorHAnsi"/>
              <w:noProof/>
              <w:sz w:val="22"/>
              <w:lang w:val="en-US"/>
            </w:rPr>
          </w:pPr>
          <w:hyperlink w:anchor="_Toc478116877" w:history="1">
            <w:r w:rsidR="00FD7435" w:rsidRPr="000D69B0">
              <w:rPr>
                <w:rStyle w:val="Hyperlink"/>
                <w:noProof/>
                <w:lang w:val="en-US"/>
              </w:rPr>
              <w:t>7.4 Managing Pollution data around Oracle NoSQL Database in the Oracle Big Data Environment</w:t>
            </w:r>
            <w:r w:rsidR="00FD7435">
              <w:rPr>
                <w:noProof/>
                <w:webHidden/>
              </w:rPr>
              <w:tab/>
            </w:r>
            <w:r w:rsidR="00FD7435">
              <w:rPr>
                <w:noProof/>
                <w:webHidden/>
              </w:rPr>
              <w:fldChar w:fldCharType="begin"/>
            </w:r>
            <w:r w:rsidR="00FD7435">
              <w:rPr>
                <w:noProof/>
                <w:webHidden/>
              </w:rPr>
              <w:instrText xml:space="preserve"> PAGEREF _Toc478116877 \h </w:instrText>
            </w:r>
            <w:r w:rsidR="00FD7435">
              <w:rPr>
                <w:noProof/>
                <w:webHidden/>
              </w:rPr>
            </w:r>
            <w:r w:rsidR="00FD7435">
              <w:rPr>
                <w:noProof/>
                <w:webHidden/>
              </w:rPr>
              <w:fldChar w:fldCharType="separate"/>
            </w:r>
            <w:r w:rsidR="00FD7435">
              <w:rPr>
                <w:noProof/>
                <w:webHidden/>
              </w:rPr>
              <w:t>22</w:t>
            </w:r>
            <w:r w:rsidR="00FD7435">
              <w:rPr>
                <w:noProof/>
                <w:webHidden/>
              </w:rPr>
              <w:fldChar w:fldCharType="end"/>
            </w:r>
          </w:hyperlink>
        </w:p>
        <w:p w14:paraId="758D7F78" w14:textId="1DF2C206" w:rsidR="00FD7435" w:rsidRDefault="00A01B9A">
          <w:pPr>
            <w:pStyle w:val="TOC3"/>
            <w:tabs>
              <w:tab w:val="right" w:leader="dot" w:pos="9345"/>
            </w:tabs>
            <w:rPr>
              <w:rFonts w:asciiTheme="minorHAnsi" w:eastAsiaTheme="minorEastAsia" w:hAnsiTheme="minorHAnsi"/>
              <w:noProof/>
              <w:sz w:val="22"/>
              <w:lang w:val="en-US"/>
            </w:rPr>
          </w:pPr>
          <w:hyperlink w:anchor="_Toc478116878" w:history="1">
            <w:r w:rsidR="00FD7435" w:rsidRPr="000D69B0">
              <w:rPr>
                <w:rStyle w:val="Hyperlink"/>
                <w:noProof/>
                <w:lang w:val="en-US"/>
              </w:rPr>
              <w:t>7.4.1 Managing Pollution data around MongoDB</w:t>
            </w:r>
            <w:r w:rsidR="00FD7435">
              <w:rPr>
                <w:noProof/>
                <w:webHidden/>
              </w:rPr>
              <w:tab/>
            </w:r>
            <w:r w:rsidR="00FD7435">
              <w:rPr>
                <w:noProof/>
                <w:webHidden/>
              </w:rPr>
              <w:fldChar w:fldCharType="begin"/>
            </w:r>
            <w:r w:rsidR="00FD7435">
              <w:rPr>
                <w:noProof/>
                <w:webHidden/>
              </w:rPr>
              <w:instrText xml:space="preserve"> PAGEREF _Toc478116878 \h </w:instrText>
            </w:r>
            <w:r w:rsidR="00FD7435">
              <w:rPr>
                <w:noProof/>
                <w:webHidden/>
              </w:rPr>
            </w:r>
            <w:r w:rsidR="00FD7435">
              <w:rPr>
                <w:noProof/>
                <w:webHidden/>
              </w:rPr>
              <w:fldChar w:fldCharType="separate"/>
            </w:r>
            <w:r w:rsidR="00FD7435">
              <w:rPr>
                <w:noProof/>
                <w:webHidden/>
              </w:rPr>
              <w:t>23</w:t>
            </w:r>
            <w:r w:rsidR="00FD7435">
              <w:rPr>
                <w:noProof/>
                <w:webHidden/>
              </w:rPr>
              <w:fldChar w:fldCharType="end"/>
            </w:r>
          </w:hyperlink>
        </w:p>
        <w:p w14:paraId="506011C2" w14:textId="75C1FCA9" w:rsidR="00FD7435" w:rsidRDefault="00A01B9A">
          <w:pPr>
            <w:pStyle w:val="TOC3"/>
            <w:tabs>
              <w:tab w:val="right" w:leader="dot" w:pos="9345"/>
            </w:tabs>
            <w:rPr>
              <w:rFonts w:asciiTheme="minorHAnsi" w:eastAsiaTheme="minorEastAsia" w:hAnsiTheme="minorHAnsi"/>
              <w:noProof/>
              <w:sz w:val="22"/>
              <w:lang w:val="en-US"/>
            </w:rPr>
          </w:pPr>
          <w:hyperlink w:anchor="_Toc478116879" w:history="1">
            <w:r w:rsidR="00FD7435" w:rsidRPr="000D69B0">
              <w:rPr>
                <w:rStyle w:val="Hyperlink"/>
                <w:noProof/>
                <w:lang w:val="en-US"/>
              </w:rPr>
              <w:t>7.4.2 Managing Pollution data around HDFS</w:t>
            </w:r>
            <w:r w:rsidR="00FD7435">
              <w:rPr>
                <w:noProof/>
                <w:webHidden/>
              </w:rPr>
              <w:tab/>
            </w:r>
            <w:r w:rsidR="00FD7435">
              <w:rPr>
                <w:noProof/>
                <w:webHidden/>
              </w:rPr>
              <w:fldChar w:fldCharType="begin"/>
            </w:r>
            <w:r w:rsidR="00FD7435">
              <w:rPr>
                <w:noProof/>
                <w:webHidden/>
              </w:rPr>
              <w:instrText xml:space="preserve"> PAGEREF _Toc478116879 \h </w:instrText>
            </w:r>
            <w:r w:rsidR="00FD7435">
              <w:rPr>
                <w:noProof/>
                <w:webHidden/>
              </w:rPr>
            </w:r>
            <w:r w:rsidR="00FD7435">
              <w:rPr>
                <w:noProof/>
                <w:webHidden/>
              </w:rPr>
              <w:fldChar w:fldCharType="separate"/>
            </w:r>
            <w:r w:rsidR="00FD7435">
              <w:rPr>
                <w:noProof/>
                <w:webHidden/>
              </w:rPr>
              <w:t>23</w:t>
            </w:r>
            <w:r w:rsidR="00FD7435">
              <w:rPr>
                <w:noProof/>
                <w:webHidden/>
              </w:rPr>
              <w:fldChar w:fldCharType="end"/>
            </w:r>
          </w:hyperlink>
        </w:p>
        <w:p w14:paraId="1096205D" w14:textId="66EEA59E" w:rsidR="00FD7435" w:rsidRDefault="00A01B9A">
          <w:pPr>
            <w:pStyle w:val="TOC3"/>
            <w:tabs>
              <w:tab w:val="right" w:leader="dot" w:pos="9345"/>
            </w:tabs>
            <w:rPr>
              <w:rFonts w:asciiTheme="minorHAnsi" w:eastAsiaTheme="minorEastAsia" w:hAnsiTheme="minorHAnsi"/>
              <w:noProof/>
              <w:sz w:val="22"/>
              <w:lang w:val="en-US"/>
            </w:rPr>
          </w:pPr>
          <w:hyperlink w:anchor="_Toc478116880" w:history="1">
            <w:r w:rsidR="00FD7435" w:rsidRPr="000D69B0">
              <w:rPr>
                <w:rStyle w:val="Hyperlink"/>
                <w:noProof/>
                <w:lang w:val="en-US"/>
              </w:rPr>
              <w:t>7.4.3 Creating Oracle NoSQL, MongoDB and HDFS external tables on Hive</w:t>
            </w:r>
            <w:r w:rsidR="00FD7435">
              <w:rPr>
                <w:noProof/>
                <w:webHidden/>
              </w:rPr>
              <w:tab/>
            </w:r>
            <w:r w:rsidR="00FD7435">
              <w:rPr>
                <w:noProof/>
                <w:webHidden/>
              </w:rPr>
              <w:fldChar w:fldCharType="begin"/>
            </w:r>
            <w:r w:rsidR="00FD7435">
              <w:rPr>
                <w:noProof/>
                <w:webHidden/>
              </w:rPr>
              <w:instrText xml:space="preserve"> PAGEREF _Toc478116880 \h </w:instrText>
            </w:r>
            <w:r w:rsidR="00FD7435">
              <w:rPr>
                <w:noProof/>
                <w:webHidden/>
              </w:rPr>
            </w:r>
            <w:r w:rsidR="00FD7435">
              <w:rPr>
                <w:noProof/>
                <w:webHidden/>
              </w:rPr>
              <w:fldChar w:fldCharType="separate"/>
            </w:r>
            <w:r w:rsidR="00FD7435">
              <w:rPr>
                <w:noProof/>
                <w:webHidden/>
              </w:rPr>
              <w:t>23</w:t>
            </w:r>
            <w:r w:rsidR="00FD7435">
              <w:rPr>
                <w:noProof/>
                <w:webHidden/>
              </w:rPr>
              <w:fldChar w:fldCharType="end"/>
            </w:r>
          </w:hyperlink>
        </w:p>
        <w:p w14:paraId="6A643DF0" w14:textId="0BF2AEA5" w:rsidR="00FD7435" w:rsidRDefault="00A01B9A">
          <w:pPr>
            <w:pStyle w:val="TOC3"/>
            <w:tabs>
              <w:tab w:val="right" w:leader="dot" w:pos="9345"/>
            </w:tabs>
            <w:rPr>
              <w:rFonts w:asciiTheme="minorHAnsi" w:eastAsiaTheme="minorEastAsia" w:hAnsiTheme="minorHAnsi"/>
              <w:noProof/>
              <w:sz w:val="22"/>
              <w:lang w:val="en-US"/>
            </w:rPr>
          </w:pPr>
          <w:hyperlink w:anchor="_Toc478116881" w:history="1">
            <w:r w:rsidR="00FD7435" w:rsidRPr="000D69B0">
              <w:rPr>
                <w:rStyle w:val="Hyperlink"/>
                <w:noProof/>
                <w:lang w:val="en-US"/>
              </w:rPr>
              <w:t>7.4.4 Creating Hive external tables on Oracle SQL Database</w:t>
            </w:r>
            <w:r w:rsidR="00FD7435">
              <w:rPr>
                <w:noProof/>
                <w:webHidden/>
              </w:rPr>
              <w:tab/>
            </w:r>
            <w:r w:rsidR="00FD7435">
              <w:rPr>
                <w:noProof/>
                <w:webHidden/>
              </w:rPr>
              <w:fldChar w:fldCharType="begin"/>
            </w:r>
            <w:r w:rsidR="00FD7435">
              <w:rPr>
                <w:noProof/>
                <w:webHidden/>
              </w:rPr>
              <w:instrText xml:space="preserve"> PAGEREF _Toc478116881 \h </w:instrText>
            </w:r>
            <w:r w:rsidR="00FD7435">
              <w:rPr>
                <w:noProof/>
                <w:webHidden/>
              </w:rPr>
            </w:r>
            <w:r w:rsidR="00FD7435">
              <w:rPr>
                <w:noProof/>
                <w:webHidden/>
              </w:rPr>
              <w:fldChar w:fldCharType="separate"/>
            </w:r>
            <w:r w:rsidR="00FD7435">
              <w:rPr>
                <w:noProof/>
                <w:webHidden/>
              </w:rPr>
              <w:t>24</w:t>
            </w:r>
            <w:r w:rsidR="00FD7435">
              <w:rPr>
                <w:noProof/>
                <w:webHidden/>
              </w:rPr>
              <w:fldChar w:fldCharType="end"/>
            </w:r>
          </w:hyperlink>
        </w:p>
        <w:p w14:paraId="22A91C32" w14:textId="49589078" w:rsidR="00FD7435" w:rsidRDefault="00A01B9A">
          <w:pPr>
            <w:pStyle w:val="TOC1"/>
            <w:tabs>
              <w:tab w:val="right" w:leader="dot" w:pos="9345"/>
            </w:tabs>
            <w:rPr>
              <w:rFonts w:asciiTheme="minorHAnsi" w:eastAsiaTheme="minorEastAsia" w:hAnsiTheme="minorHAnsi"/>
              <w:noProof/>
              <w:sz w:val="22"/>
              <w:lang w:val="en-US"/>
            </w:rPr>
          </w:pPr>
          <w:hyperlink w:anchor="_Toc478116882" w:history="1">
            <w:r w:rsidR="00FD7435" w:rsidRPr="000D69B0">
              <w:rPr>
                <w:rStyle w:val="Hyperlink"/>
                <w:noProof/>
                <w:lang w:val="en-US"/>
              </w:rPr>
              <w:t>8 Data Analysis with OLAP Query</w:t>
            </w:r>
            <w:r w:rsidR="00FD7435">
              <w:rPr>
                <w:noProof/>
                <w:webHidden/>
              </w:rPr>
              <w:tab/>
            </w:r>
            <w:r w:rsidR="00FD7435">
              <w:rPr>
                <w:noProof/>
                <w:webHidden/>
              </w:rPr>
              <w:fldChar w:fldCharType="begin"/>
            </w:r>
            <w:r w:rsidR="00FD7435">
              <w:rPr>
                <w:noProof/>
                <w:webHidden/>
              </w:rPr>
              <w:instrText xml:space="preserve"> PAGEREF _Toc478116882 \h </w:instrText>
            </w:r>
            <w:r w:rsidR="00FD7435">
              <w:rPr>
                <w:noProof/>
                <w:webHidden/>
              </w:rPr>
            </w:r>
            <w:r w:rsidR="00FD7435">
              <w:rPr>
                <w:noProof/>
                <w:webHidden/>
              </w:rPr>
              <w:fldChar w:fldCharType="separate"/>
            </w:r>
            <w:r w:rsidR="00FD7435">
              <w:rPr>
                <w:noProof/>
                <w:webHidden/>
              </w:rPr>
              <w:t>25</w:t>
            </w:r>
            <w:r w:rsidR="00FD7435">
              <w:rPr>
                <w:noProof/>
                <w:webHidden/>
              </w:rPr>
              <w:fldChar w:fldCharType="end"/>
            </w:r>
          </w:hyperlink>
        </w:p>
        <w:p w14:paraId="4CAB753E" w14:textId="2AFB6AEF" w:rsidR="00FD7435" w:rsidRDefault="00A01B9A">
          <w:pPr>
            <w:pStyle w:val="TOC1"/>
            <w:tabs>
              <w:tab w:val="right" w:leader="dot" w:pos="9345"/>
            </w:tabs>
            <w:rPr>
              <w:rFonts w:asciiTheme="minorHAnsi" w:eastAsiaTheme="minorEastAsia" w:hAnsiTheme="minorHAnsi"/>
              <w:noProof/>
              <w:sz w:val="22"/>
              <w:lang w:val="en-US"/>
            </w:rPr>
          </w:pPr>
          <w:hyperlink w:anchor="_Toc478116883" w:history="1">
            <w:r w:rsidR="00FD7435" w:rsidRPr="000D69B0">
              <w:rPr>
                <w:rStyle w:val="Hyperlink"/>
                <w:noProof/>
                <w:lang w:val="en-US"/>
              </w:rPr>
              <w:t>9 Data Analysis with the R Language</w:t>
            </w:r>
            <w:r w:rsidR="00FD7435">
              <w:rPr>
                <w:noProof/>
                <w:webHidden/>
              </w:rPr>
              <w:tab/>
            </w:r>
            <w:r w:rsidR="00FD7435">
              <w:rPr>
                <w:noProof/>
                <w:webHidden/>
              </w:rPr>
              <w:fldChar w:fldCharType="begin"/>
            </w:r>
            <w:r w:rsidR="00FD7435">
              <w:rPr>
                <w:noProof/>
                <w:webHidden/>
              </w:rPr>
              <w:instrText xml:space="preserve"> PAGEREF _Toc478116883 \h </w:instrText>
            </w:r>
            <w:r w:rsidR="00FD7435">
              <w:rPr>
                <w:noProof/>
                <w:webHidden/>
              </w:rPr>
            </w:r>
            <w:r w:rsidR="00FD7435">
              <w:rPr>
                <w:noProof/>
                <w:webHidden/>
              </w:rPr>
              <w:fldChar w:fldCharType="separate"/>
            </w:r>
            <w:r w:rsidR="00FD7435">
              <w:rPr>
                <w:noProof/>
                <w:webHidden/>
              </w:rPr>
              <w:t>27</w:t>
            </w:r>
            <w:r w:rsidR="00FD7435">
              <w:rPr>
                <w:noProof/>
                <w:webHidden/>
              </w:rPr>
              <w:fldChar w:fldCharType="end"/>
            </w:r>
          </w:hyperlink>
        </w:p>
        <w:p w14:paraId="68BDA583" w14:textId="559BC532" w:rsidR="00FD7435" w:rsidRDefault="00A01B9A">
          <w:pPr>
            <w:pStyle w:val="TOC2"/>
            <w:tabs>
              <w:tab w:val="right" w:leader="dot" w:pos="9345"/>
            </w:tabs>
            <w:rPr>
              <w:rFonts w:asciiTheme="minorHAnsi" w:eastAsiaTheme="minorEastAsia" w:hAnsiTheme="minorHAnsi"/>
              <w:noProof/>
              <w:sz w:val="22"/>
              <w:lang w:val="en-US"/>
            </w:rPr>
          </w:pPr>
          <w:hyperlink w:anchor="_Toc478116884" w:history="1">
            <w:r w:rsidR="00FD7435" w:rsidRPr="000D69B0">
              <w:rPr>
                <w:rStyle w:val="Hyperlink"/>
                <w:noProof/>
                <w:lang w:val="en-US"/>
              </w:rPr>
              <w:t>9.1 Result of searching the correlation between data with the R Language</w:t>
            </w:r>
            <w:r w:rsidR="00FD7435">
              <w:rPr>
                <w:noProof/>
                <w:webHidden/>
              </w:rPr>
              <w:tab/>
            </w:r>
            <w:r w:rsidR="00FD7435">
              <w:rPr>
                <w:noProof/>
                <w:webHidden/>
              </w:rPr>
              <w:fldChar w:fldCharType="begin"/>
            </w:r>
            <w:r w:rsidR="00FD7435">
              <w:rPr>
                <w:noProof/>
                <w:webHidden/>
              </w:rPr>
              <w:instrText xml:space="preserve"> PAGEREF _Toc478116884 \h </w:instrText>
            </w:r>
            <w:r w:rsidR="00FD7435">
              <w:rPr>
                <w:noProof/>
                <w:webHidden/>
              </w:rPr>
            </w:r>
            <w:r w:rsidR="00FD7435">
              <w:rPr>
                <w:noProof/>
                <w:webHidden/>
              </w:rPr>
              <w:fldChar w:fldCharType="separate"/>
            </w:r>
            <w:r w:rsidR="00FD7435">
              <w:rPr>
                <w:noProof/>
                <w:webHidden/>
              </w:rPr>
              <w:t>28</w:t>
            </w:r>
            <w:r w:rsidR="00FD7435">
              <w:rPr>
                <w:noProof/>
                <w:webHidden/>
              </w:rPr>
              <w:fldChar w:fldCharType="end"/>
            </w:r>
          </w:hyperlink>
        </w:p>
        <w:p w14:paraId="4E837233" w14:textId="476179DB" w:rsidR="00FD7435" w:rsidRDefault="00A01B9A">
          <w:pPr>
            <w:pStyle w:val="TOC3"/>
            <w:tabs>
              <w:tab w:val="right" w:leader="dot" w:pos="9345"/>
            </w:tabs>
            <w:rPr>
              <w:rFonts w:asciiTheme="minorHAnsi" w:eastAsiaTheme="minorEastAsia" w:hAnsiTheme="minorHAnsi"/>
              <w:noProof/>
              <w:sz w:val="22"/>
              <w:lang w:val="en-US"/>
            </w:rPr>
          </w:pPr>
          <w:hyperlink w:anchor="_Toc478116885" w:history="1">
            <w:r w:rsidR="00FD7435" w:rsidRPr="000D69B0">
              <w:rPr>
                <w:rStyle w:val="Hyperlink"/>
                <w:noProof/>
                <w:lang w:val="en-US"/>
              </w:rPr>
              <w:t>9.1.1 The linear correlation coefficient of unfiltered data</w:t>
            </w:r>
            <w:r w:rsidR="00FD7435">
              <w:rPr>
                <w:noProof/>
                <w:webHidden/>
              </w:rPr>
              <w:tab/>
            </w:r>
            <w:r w:rsidR="00FD7435">
              <w:rPr>
                <w:noProof/>
                <w:webHidden/>
              </w:rPr>
              <w:fldChar w:fldCharType="begin"/>
            </w:r>
            <w:r w:rsidR="00FD7435">
              <w:rPr>
                <w:noProof/>
                <w:webHidden/>
              </w:rPr>
              <w:instrText xml:space="preserve"> PAGEREF _Toc478116885 \h </w:instrText>
            </w:r>
            <w:r w:rsidR="00FD7435">
              <w:rPr>
                <w:noProof/>
                <w:webHidden/>
              </w:rPr>
            </w:r>
            <w:r w:rsidR="00FD7435">
              <w:rPr>
                <w:noProof/>
                <w:webHidden/>
              </w:rPr>
              <w:fldChar w:fldCharType="separate"/>
            </w:r>
            <w:r w:rsidR="00FD7435">
              <w:rPr>
                <w:noProof/>
                <w:webHidden/>
              </w:rPr>
              <w:t>28</w:t>
            </w:r>
            <w:r w:rsidR="00FD7435">
              <w:rPr>
                <w:noProof/>
                <w:webHidden/>
              </w:rPr>
              <w:fldChar w:fldCharType="end"/>
            </w:r>
          </w:hyperlink>
        </w:p>
        <w:p w14:paraId="23C0DFAD" w14:textId="050F78A9" w:rsidR="00FD7435" w:rsidRDefault="00A01B9A">
          <w:pPr>
            <w:pStyle w:val="TOC3"/>
            <w:tabs>
              <w:tab w:val="right" w:leader="dot" w:pos="9345"/>
            </w:tabs>
            <w:rPr>
              <w:rFonts w:asciiTheme="minorHAnsi" w:eastAsiaTheme="minorEastAsia" w:hAnsiTheme="minorHAnsi"/>
              <w:noProof/>
              <w:sz w:val="22"/>
              <w:lang w:val="en-US"/>
            </w:rPr>
          </w:pPr>
          <w:hyperlink w:anchor="_Toc478116886" w:history="1">
            <w:r w:rsidR="00FD7435" w:rsidRPr="000D69B0">
              <w:rPr>
                <w:rStyle w:val="Hyperlink"/>
                <w:noProof/>
                <w:lang w:val="en-US"/>
              </w:rPr>
              <w:t>9.1.2 The linear correlation coefficient of filtered data by diagnosis</w:t>
            </w:r>
            <w:r w:rsidR="00FD7435">
              <w:rPr>
                <w:noProof/>
                <w:webHidden/>
              </w:rPr>
              <w:tab/>
            </w:r>
            <w:r w:rsidR="00FD7435">
              <w:rPr>
                <w:noProof/>
                <w:webHidden/>
              </w:rPr>
              <w:fldChar w:fldCharType="begin"/>
            </w:r>
            <w:r w:rsidR="00FD7435">
              <w:rPr>
                <w:noProof/>
                <w:webHidden/>
              </w:rPr>
              <w:instrText xml:space="preserve"> PAGEREF _Toc478116886 \h </w:instrText>
            </w:r>
            <w:r w:rsidR="00FD7435">
              <w:rPr>
                <w:noProof/>
                <w:webHidden/>
              </w:rPr>
            </w:r>
            <w:r w:rsidR="00FD7435">
              <w:rPr>
                <w:noProof/>
                <w:webHidden/>
              </w:rPr>
              <w:fldChar w:fldCharType="separate"/>
            </w:r>
            <w:r w:rsidR="00FD7435">
              <w:rPr>
                <w:noProof/>
                <w:webHidden/>
              </w:rPr>
              <w:t>29</w:t>
            </w:r>
            <w:r w:rsidR="00FD7435">
              <w:rPr>
                <w:noProof/>
                <w:webHidden/>
              </w:rPr>
              <w:fldChar w:fldCharType="end"/>
            </w:r>
          </w:hyperlink>
        </w:p>
        <w:p w14:paraId="3951BED3" w14:textId="719831E8" w:rsidR="00FD7435" w:rsidRDefault="00A01B9A">
          <w:pPr>
            <w:pStyle w:val="TOC3"/>
            <w:tabs>
              <w:tab w:val="right" w:leader="dot" w:pos="9345"/>
            </w:tabs>
            <w:rPr>
              <w:rFonts w:asciiTheme="minorHAnsi" w:eastAsiaTheme="minorEastAsia" w:hAnsiTheme="minorHAnsi"/>
              <w:noProof/>
              <w:sz w:val="22"/>
              <w:lang w:val="en-US"/>
            </w:rPr>
          </w:pPr>
          <w:hyperlink w:anchor="_Toc478116887" w:history="1">
            <w:r w:rsidR="00FD7435" w:rsidRPr="000D69B0">
              <w:rPr>
                <w:rStyle w:val="Hyperlink"/>
                <w:noProof/>
                <w:lang w:val="en-US"/>
              </w:rPr>
              <w:t>9.1.3 The linear correlation coefficient of interval data</w:t>
            </w:r>
            <w:r w:rsidR="00FD7435">
              <w:rPr>
                <w:noProof/>
                <w:webHidden/>
              </w:rPr>
              <w:tab/>
            </w:r>
            <w:r w:rsidR="00FD7435">
              <w:rPr>
                <w:noProof/>
                <w:webHidden/>
              </w:rPr>
              <w:fldChar w:fldCharType="begin"/>
            </w:r>
            <w:r w:rsidR="00FD7435">
              <w:rPr>
                <w:noProof/>
                <w:webHidden/>
              </w:rPr>
              <w:instrText xml:space="preserve"> PAGEREF _Toc478116887 \h </w:instrText>
            </w:r>
            <w:r w:rsidR="00FD7435">
              <w:rPr>
                <w:noProof/>
                <w:webHidden/>
              </w:rPr>
            </w:r>
            <w:r w:rsidR="00FD7435">
              <w:rPr>
                <w:noProof/>
                <w:webHidden/>
              </w:rPr>
              <w:fldChar w:fldCharType="separate"/>
            </w:r>
            <w:r w:rsidR="00FD7435">
              <w:rPr>
                <w:noProof/>
                <w:webHidden/>
              </w:rPr>
              <w:t>30</w:t>
            </w:r>
            <w:r w:rsidR="00FD7435">
              <w:rPr>
                <w:noProof/>
                <w:webHidden/>
              </w:rPr>
              <w:fldChar w:fldCharType="end"/>
            </w:r>
          </w:hyperlink>
        </w:p>
        <w:p w14:paraId="1012695D" w14:textId="22402337" w:rsidR="00FD7435" w:rsidRDefault="00A01B9A">
          <w:pPr>
            <w:pStyle w:val="TOC3"/>
            <w:tabs>
              <w:tab w:val="right" w:leader="dot" w:pos="9345"/>
            </w:tabs>
            <w:rPr>
              <w:rFonts w:asciiTheme="minorHAnsi" w:eastAsiaTheme="minorEastAsia" w:hAnsiTheme="minorHAnsi"/>
              <w:noProof/>
              <w:sz w:val="22"/>
              <w:lang w:val="en-US"/>
            </w:rPr>
          </w:pPr>
          <w:hyperlink w:anchor="_Toc478116888" w:history="1">
            <w:r w:rsidR="00FD7435" w:rsidRPr="000D69B0">
              <w:rPr>
                <w:rStyle w:val="Hyperlink"/>
                <w:noProof/>
                <w:lang w:val="en-US"/>
              </w:rPr>
              <w:t>9.1.4 Linear Regression</w:t>
            </w:r>
            <w:r w:rsidR="00FD7435">
              <w:rPr>
                <w:noProof/>
                <w:webHidden/>
              </w:rPr>
              <w:tab/>
            </w:r>
            <w:r w:rsidR="00FD7435">
              <w:rPr>
                <w:noProof/>
                <w:webHidden/>
              </w:rPr>
              <w:fldChar w:fldCharType="begin"/>
            </w:r>
            <w:r w:rsidR="00FD7435">
              <w:rPr>
                <w:noProof/>
                <w:webHidden/>
              </w:rPr>
              <w:instrText xml:space="preserve"> PAGEREF _Toc478116888 \h </w:instrText>
            </w:r>
            <w:r w:rsidR="00FD7435">
              <w:rPr>
                <w:noProof/>
                <w:webHidden/>
              </w:rPr>
            </w:r>
            <w:r w:rsidR="00FD7435">
              <w:rPr>
                <w:noProof/>
                <w:webHidden/>
              </w:rPr>
              <w:fldChar w:fldCharType="separate"/>
            </w:r>
            <w:r w:rsidR="00FD7435">
              <w:rPr>
                <w:noProof/>
                <w:webHidden/>
              </w:rPr>
              <w:t>30</w:t>
            </w:r>
            <w:r w:rsidR="00FD7435">
              <w:rPr>
                <w:noProof/>
                <w:webHidden/>
              </w:rPr>
              <w:fldChar w:fldCharType="end"/>
            </w:r>
          </w:hyperlink>
        </w:p>
        <w:p w14:paraId="2D60DDEB" w14:textId="663447ED" w:rsidR="00FD7435" w:rsidRDefault="00A01B9A">
          <w:pPr>
            <w:pStyle w:val="TOC2"/>
            <w:tabs>
              <w:tab w:val="right" w:leader="dot" w:pos="9345"/>
            </w:tabs>
            <w:rPr>
              <w:rFonts w:asciiTheme="minorHAnsi" w:eastAsiaTheme="minorEastAsia" w:hAnsiTheme="minorHAnsi"/>
              <w:noProof/>
              <w:sz w:val="22"/>
              <w:lang w:val="en-US"/>
            </w:rPr>
          </w:pPr>
          <w:hyperlink w:anchor="_Toc478116889" w:history="1">
            <w:r w:rsidR="00FD7435" w:rsidRPr="000D69B0">
              <w:rPr>
                <w:rStyle w:val="Hyperlink"/>
                <w:noProof/>
                <w:lang w:val="en-US"/>
              </w:rPr>
              <w:t>9.2 Prediction Data with R Language</w:t>
            </w:r>
            <w:r w:rsidR="00FD7435">
              <w:rPr>
                <w:noProof/>
                <w:webHidden/>
              </w:rPr>
              <w:tab/>
            </w:r>
            <w:r w:rsidR="00FD7435">
              <w:rPr>
                <w:noProof/>
                <w:webHidden/>
              </w:rPr>
              <w:fldChar w:fldCharType="begin"/>
            </w:r>
            <w:r w:rsidR="00FD7435">
              <w:rPr>
                <w:noProof/>
                <w:webHidden/>
              </w:rPr>
              <w:instrText xml:space="preserve"> PAGEREF _Toc478116889 \h </w:instrText>
            </w:r>
            <w:r w:rsidR="00FD7435">
              <w:rPr>
                <w:noProof/>
                <w:webHidden/>
              </w:rPr>
            </w:r>
            <w:r w:rsidR="00FD7435">
              <w:rPr>
                <w:noProof/>
                <w:webHidden/>
              </w:rPr>
              <w:fldChar w:fldCharType="separate"/>
            </w:r>
            <w:r w:rsidR="00FD7435">
              <w:rPr>
                <w:noProof/>
                <w:webHidden/>
              </w:rPr>
              <w:t>31</w:t>
            </w:r>
            <w:r w:rsidR="00FD7435">
              <w:rPr>
                <w:noProof/>
                <w:webHidden/>
              </w:rPr>
              <w:fldChar w:fldCharType="end"/>
            </w:r>
          </w:hyperlink>
        </w:p>
        <w:p w14:paraId="782E3EA2" w14:textId="29B93BDA" w:rsidR="00FD7435" w:rsidRDefault="00A01B9A">
          <w:pPr>
            <w:pStyle w:val="TOC3"/>
            <w:tabs>
              <w:tab w:val="right" w:leader="dot" w:pos="9345"/>
            </w:tabs>
            <w:rPr>
              <w:rFonts w:asciiTheme="minorHAnsi" w:eastAsiaTheme="minorEastAsia" w:hAnsiTheme="minorHAnsi"/>
              <w:noProof/>
              <w:sz w:val="22"/>
              <w:lang w:val="en-US"/>
            </w:rPr>
          </w:pPr>
          <w:hyperlink w:anchor="_Toc478116890" w:history="1">
            <w:r w:rsidR="00FD7435" w:rsidRPr="000D69B0">
              <w:rPr>
                <w:rStyle w:val="Hyperlink"/>
                <w:noProof/>
                <w:lang w:val="en-US"/>
              </w:rPr>
              <w:t>9.2.1 Prediction of environmental data</w:t>
            </w:r>
            <w:r w:rsidR="00FD7435">
              <w:rPr>
                <w:noProof/>
                <w:webHidden/>
              </w:rPr>
              <w:tab/>
            </w:r>
            <w:r w:rsidR="00FD7435">
              <w:rPr>
                <w:noProof/>
                <w:webHidden/>
              </w:rPr>
              <w:fldChar w:fldCharType="begin"/>
            </w:r>
            <w:r w:rsidR="00FD7435">
              <w:rPr>
                <w:noProof/>
                <w:webHidden/>
              </w:rPr>
              <w:instrText xml:space="preserve"> PAGEREF _Toc478116890 \h </w:instrText>
            </w:r>
            <w:r w:rsidR="00FD7435">
              <w:rPr>
                <w:noProof/>
                <w:webHidden/>
              </w:rPr>
            </w:r>
            <w:r w:rsidR="00FD7435">
              <w:rPr>
                <w:noProof/>
                <w:webHidden/>
              </w:rPr>
              <w:fldChar w:fldCharType="separate"/>
            </w:r>
            <w:r w:rsidR="00FD7435">
              <w:rPr>
                <w:noProof/>
                <w:webHidden/>
              </w:rPr>
              <w:t>31</w:t>
            </w:r>
            <w:r w:rsidR="00FD7435">
              <w:rPr>
                <w:noProof/>
                <w:webHidden/>
              </w:rPr>
              <w:fldChar w:fldCharType="end"/>
            </w:r>
          </w:hyperlink>
        </w:p>
        <w:p w14:paraId="2125CAE2" w14:textId="37CD8607" w:rsidR="00FD7435" w:rsidRDefault="00A01B9A">
          <w:pPr>
            <w:pStyle w:val="TOC3"/>
            <w:tabs>
              <w:tab w:val="right" w:leader="dot" w:pos="9345"/>
            </w:tabs>
            <w:rPr>
              <w:rFonts w:asciiTheme="minorHAnsi" w:eastAsiaTheme="minorEastAsia" w:hAnsiTheme="minorHAnsi"/>
              <w:noProof/>
              <w:sz w:val="22"/>
              <w:lang w:val="en-US"/>
            </w:rPr>
          </w:pPr>
          <w:hyperlink w:anchor="_Toc478116891" w:history="1">
            <w:r w:rsidR="00FD7435" w:rsidRPr="000D69B0">
              <w:rPr>
                <w:rStyle w:val="Hyperlink"/>
                <w:noProof/>
                <w:lang w:val="en-US"/>
              </w:rPr>
              <w:t>9.2.2 Prediction of health data</w:t>
            </w:r>
            <w:r w:rsidR="00FD7435">
              <w:rPr>
                <w:noProof/>
                <w:webHidden/>
              </w:rPr>
              <w:tab/>
            </w:r>
            <w:r w:rsidR="00FD7435">
              <w:rPr>
                <w:noProof/>
                <w:webHidden/>
              </w:rPr>
              <w:fldChar w:fldCharType="begin"/>
            </w:r>
            <w:r w:rsidR="00FD7435">
              <w:rPr>
                <w:noProof/>
                <w:webHidden/>
              </w:rPr>
              <w:instrText xml:space="preserve"> PAGEREF _Toc478116891 \h </w:instrText>
            </w:r>
            <w:r w:rsidR="00FD7435">
              <w:rPr>
                <w:noProof/>
                <w:webHidden/>
              </w:rPr>
            </w:r>
            <w:r w:rsidR="00FD7435">
              <w:rPr>
                <w:noProof/>
                <w:webHidden/>
              </w:rPr>
              <w:fldChar w:fldCharType="separate"/>
            </w:r>
            <w:r w:rsidR="00FD7435">
              <w:rPr>
                <w:noProof/>
                <w:webHidden/>
              </w:rPr>
              <w:t>32</w:t>
            </w:r>
            <w:r w:rsidR="00FD7435">
              <w:rPr>
                <w:noProof/>
                <w:webHidden/>
              </w:rPr>
              <w:fldChar w:fldCharType="end"/>
            </w:r>
          </w:hyperlink>
        </w:p>
        <w:p w14:paraId="41E507A9" w14:textId="5AB36312" w:rsidR="00FD7435" w:rsidRDefault="00A01B9A">
          <w:pPr>
            <w:pStyle w:val="TOC2"/>
            <w:tabs>
              <w:tab w:val="right" w:leader="dot" w:pos="9345"/>
            </w:tabs>
            <w:rPr>
              <w:rFonts w:asciiTheme="minorHAnsi" w:eastAsiaTheme="minorEastAsia" w:hAnsiTheme="minorHAnsi"/>
              <w:noProof/>
              <w:sz w:val="22"/>
              <w:lang w:val="en-US"/>
            </w:rPr>
          </w:pPr>
          <w:hyperlink w:anchor="_Toc478116892" w:history="1">
            <w:r w:rsidR="00FD7435" w:rsidRPr="000D69B0">
              <w:rPr>
                <w:rStyle w:val="Hyperlink"/>
                <w:noProof/>
                <w:lang w:val="en-US"/>
              </w:rPr>
              <w:t>9.3 Different Charts in R</w:t>
            </w:r>
            <w:r w:rsidR="00FD7435">
              <w:rPr>
                <w:noProof/>
                <w:webHidden/>
              </w:rPr>
              <w:tab/>
            </w:r>
            <w:r w:rsidR="00FD7435">
              <w:rPr>
                <w:noProof/>
                <w:webHidden/>
              </w:rPr>
              <w:fldChar w:fldCharType="begin"/>
            </w:r>
            <w:r w:rsidR="00FD7435">
              <w:rPr>
                <w:noProof/>
                <w:webHidden/>
              </w:rPr>
              <w:instrText xml:space="preserve"> PAGEREF _Toc478116892 \h </w:instrText>
            </w:r>
            <w:r w:rsidR="00FD7435">
              <w:rPr>
                <w:noProof/>
                <w:webHidden/>
              </w:rPr>
            </w:r>
            <w:r w:rsidR="00FD7435">
              <w:rPr>
                <w:noProof/>
                <w:webHidden/>
              </w:rPr>
              <w:fldChar w:fldCharType="separate"/>
            </w:r>
            <w:r w:rsidR="00FD7435">
              <w:rPr>
                <w:noProof/>
                <w:webHidden/>
              </w:rPr>
              <w:t>33</w:t>
            </w:r>
            <w:r w:rsidR="00FD7435">
              <w:rPr>
                <w:noProof/>
                <w:webHidden/>
              </w:rPr>
              <w:fldChar w:fldCharType="end"/>
            </w:r>
          </w:hyperlink>
        </w:p>
        <w:p w14:paraId="0A63A3C8" w14:textId="17E0DCF1" w:rsidR="00FD7435" w:rsidRDefault="00A01B9A">
          <w:pPr>
            <w:pStyle w:val="TOC1"/>
            <w:tabs>
              <w:tab w:val="right" w:leader="dot" w:pos="9345"/>
            </w:tabs>
            <w:rPr>
              <w:rFonts w:asciiTheme="minorHAnsi" w:eastAsiaTheme="minorEastAsia" w:hAnsiTheme="minorHAnsi"/>
              <w:noProof/>
              <w:sz w:val="22"/>
              <w:lang w:val="en-US"/>
            </w:rPr>
          </w:pPr>
          <w:hyperlink w:anchor="_Toc478116893" w:history="1">
            <w:r w:rsidR="00FD7435" w:rsidRPr="000D69B0">
              <w:rPr>
                <w:rStyle w:val="Hyperlink"/>
                <w:noProof/>
                <w:lang w:val="en-US"/>
              </w:rPr>
              <w:t>10 Big Bridge - SE Web Application</w:t>
            </w:r>
            <w:r w:rsidR="00FD7435">
              <w:rPr>
                <w:noProof/>
                <w:webHidden/>
              </w:rPr>
              <w:tab/>
            </w:r>
            <w:r w:rsidR="00FD7435">
              <w:rPr>
                <w:noProof/>
                <w:webHidden/>
              </w:rPr>
              <w:fldChar w:fldCharType="begin"/>
            </w:r>
            <w:r w:rsidR="00FD7435">
              <w:rPr>
                <w:noProof/>
                <w:webHidden/>
              </w:rPr>
              <w:instrText xml:space="preserve"> PAGEREF _Toc478116893 \h </w:instrText>
            </w:r>
            <w:r w:rsidR="00FD7435">
              <w:rPr>
                <w:noProof/>
                <w:webHidden/>
              </w:rPr>
            </w:r>
            <w:r w:rsidR="00FD7435">
              <w:rPr>
                <w:noProof/>
                <w:webHidden/>
              </w:rPr>
              <w:fldChar w:fldCharType="separate"/>
            </w:r>
            <w:r w:rsidR="00FD7435">
              <w:rPr>
                <w:noProof/>
                <w:webHidden/>
              </w:rPr>
              <w:t>34</w:t>
            </w:r>
            <w:r w:rsidR="00FD7435">
              <w:rPr>
                <w:noProof/>
                <w:webHidden/>
              </w:rPr>
              <w:fldChar w:fldCharType="end"/>
            </w:r>
          </w:hyperlink>
        </w:p>
        <w:p w14:paraId="2B8EEAC7" w14:textId="2DA8AF3D" w:rsidR="00FD7435" w:rsidRDefault="00A01B9A">
          <w:pPr>
            <w:pStyle w:val="TOC2"/>
            <w:tabs>
              <w:tab w:val="right" w:leader="dot" w:pos="9345"/>
            </w:tabs>
            <w:rPr>
              <w:rFonts w:asciiTheme="minorHAnsi" w:eastAsiaTheme="minorEastAsia" w:hAnsiTheme="minorHAnsi"/>
              <w:noProof/>
              <w:sz w:val="22"/>
              <w:lang w:val="en-US"/>
            </w:rPr>
          </w:pPr>
          <w:hyperlink w:anchor="_Toc478116894" w:history="1">
            <w:r w:rsidR="00FD7435" w:rsidRPr="000D69B0">
              <w:rPr>
                <w:rStyle w:val="Hyperlink"/>
                <w:noProof/>
                <w:lang w:val="en-US"/>
              </w:rPr>
              <w:t>10.1 Displaying the data on Data Tables</w:t>
            </w:r>
            <w:r w:rsidR="00FD7435">
              <w:rPr>
                <w:noProof/>
                <w:webHidden/>
              </w:rPr>
              <w:tab/>
            </w:r>
            <w:r w:rsidR="00FD7435">
              <w:rPr>
                <w:noProof/>
                <w:webHidden/>
              </w:rPr>
              <w:fldChar w:fldCharType="begin"/>
            </w:r>
            <w:r w:rsidR="00FD7435">
              <w:rPr>
                <w:noProof/>
                <w:webHidden/>
              </w:rPr>
              <w:instrText xml:space="preserve"> PAGEREF _Toc478116894 \h </w:instrText>
            </w:r>
            <w:r w:rsidR="00FD7435">
              <w:rPr>
                <w:noProof/>
                <w:webHidden/>
              </w:rPr>
            </w:r>
            <w:r w:rsidR="00FD7435">
              <w:rPr>
                <w:noProof/>
                <w:webHidden/>
              </w:rPr>
              <w:fldChar w:fldCharType="separate"/>
            </w:r>
            <w:r w:rsidR="00FD7435">
              <w:rPr>
                <w:noProof/>
                <w:webHidden/>
              </w:rPr>
              <w:t>35</w:t>
            </w:r>
            <w:r w:rsidR="00FD7435">
              <w:rPr>
                <w:noProof/>
                <w:webHidden/>
              </w:rPr>
              <w:fldChar w:fldCharType="end"/>
            </w:r>
          </w:hyperlink>
        </w:p>
        <w:p w14:paraId="24D193D6" w14:textId="7D566D67" w:rsidR="00FD7435" w:rsidRDefault="00A01B9A">
          <w:pPr>
            <w:pStyle w:val="TOC2"/>
            <w:tabs>
              <w:tab w:val="right" w:leader="dot" w:pos="9345"/>
            </w:tabs>
            <w:rPr>
              <w:rFonts w:asciiTheme="minorHAnsi" w:eastAsiaTheme="minorEastAsia" w:hAnsiTheme="minorHAnsi"/>
              <w:noProof/>
              <w:sz w:val="22"/>
              <w:lang w:val="en-US"/>
            </w:rPr>
          </w:pPr>
          <w:hyperlink w:anchor="_Toc478116895" w:history="1">
            <w:r w:rsidR="00FD7435" w:rsidRPr="000D69B0">
              <w:rPr>
                <w:rStyle w:val="Hyperlink"/>
                <w:noProof/>
                <w:lang w:val="en-US"/>
              </w:rPr>
              <w:t>10.2 Displaying OLAP Query result on the Map</w:t>
            </w:r>
            <w:r w:rsidR="00FD7435">
              <w:rPr>
                <w:noProof/>
                <w:webHidden/>
              </w:rPr>
              <w:tab/>
            </w:r>
            <w:r w:rsidR="00FD7435">
              <w:rPr>
                <w:noProof/>
                <w:webHidden/>
              </w:rPr>
              <w:fldChar w:fldCharType="begin"/>
            </w:r>
            <w:r w:rsidR="00FD7435">
              <w:rPr>
                <w:noProof/>
                <w:webHidden/>
              </w:rPr>
              <w:instrText xml:space="preserve"> PAGEREF _Toc478116895 \h </w:instrText>
            </w:r>
            <w:r w:rsidR="00FD7435">
              <w:rPr>
                <w:noProof/>
                <w:webHidden/>
              </w:rPr>
            </w:r>
            <w:r w:rsidR="00FD7435">
              <w:rPr>
                <w:noProof/>
                <w:webHidden/>
              </w:rPr>
              <w:fldChar w:fldCharType="separate"/>
            </w:r>
            <w:r w:rsidR="00FD7435">
              <w:rPr>
                <w:noProof/>
                <w:webHidden/>
              </w:rPr>
              <w:t>35</w:t>
            </w:r>
            <w:r w:rsidR="00FD7435">
              <w:rPr>
                <w:noProof/>
                <w:webHidden/>
              </w:rPr>
              <w:fldChar w:fldCharType="end"/>
            </w:r>
          </w:hyperlink>
        </w:p>
        <w:p w14:paraId="17212D6B" w14:textId="65582895" w:rsidR="00FD7435" w:rsidRDefault="00A01B9A">
          <w:pPr>
            <w:pStyle w:val="TOC2"/>
            <w:tabs>
              <w:tab w:val="right" w:leader="dot" w:pos="9345"/>
            </w:tabs>
            <w:rPr>
              <w:rFonts w:asciiTheme="minorHAnsi" w:eastAsiaTheme="minorEastAsia" w:hAnsiTheme="minorHAnsi"/>
              <w:noProof/>
              <w:sz w:val="22"/>
              <w:lang w:val="en-US"/>
            </w:rPr>
          </w:pPr>
          <w:hyperlink w:anchor="_Toc478116896" w:history="1">
            <w:r w:rsidR="00FD7435" w:rsidRPr="000D69B0">
              <w:rPr>
                <w:rStyle w:val="Hyperlink"/>
                <w:noProof/>
              </w:rPr>
              <w:t>10.3 Displaying R charts</w:t>
            </w:r>
            <w:r w:rsidR="00FD7435">
              <w:rPr>
                <w:noProof/>
                <w:webHidden/>
              </w:rPr>
              <w:tab/>
            </w:r>
            <w:r w:rsidR="00FD7435">
              <w:rPr>
                <w:noProof/>
                <w:webHidden/>
              </w:rPr>
              <w:fldChar w:fldCharType="begin"/>
            </w:r>
            <w:r w:rsidR="00FD7435">
              <w:rPr>
                <w:noProof/>
                <w:webHidden/>
              </w:rPr>
              <w:instrText xml:space="preserve"> PAGEREF _Toc478116896 \h </w:instrText>
            </w:r>
            <w:r w:rsidR="00FD7435">
              <w:rPr>
                <w:noProof/>
                <w:webHidden/>
              </w:rPr>
            </w:r>
            <w:r w:rsidR="00FD7435">
              <w:rPr>
                <w:noProof/>
                <w:webHidden/>
              </w:rPr>
              <w:fldChar w:fldCharType="separate"/>
            </w:r>
            <w:r w:rsidR="00FD7435">
              <w:rPr>
                <w:noProof/>
                <w:webHidden/>
              </w:rPr>
              <w:t>36</w:t>
            </w:r>
            <w:r w:rsidR="00FD7435">
              <w:rPr>
                <w:noProof/>
                <w:webHidden/>
              </w:rPr>
              <w:fldChar w:fldCharType="end"/>
            </w:r>
          </w:hyperlink>
        </w:p>
        <w:p w14:paraId="6ED82FF2" w14:textId="46DF435A" w:rsidR="00FD7435" w:rsidRDefault="00A01B9A">
          <w:pPr>
            <w:pStyle w:val="TOC1"/>
            <w:tabs>
              <w:tab w:val="right" w:leader="dot" w:pos="9345"/>
            </w:tabs>
            <w:rPr>
              <w:rFonts w:asciiTheme="minorHAnsi" w:eastAsiaTheme="minorEastAsia" w:hAnsiTheme="minorHAnsi"/>
              <w:noProof/>
              <w:sz w:val="22"/>
              <w:lang w:val="en-US"/>
            </w:rPr>
          </w:pPr>
          <w:hyperlink w:anchor="_Toc478116897" w:history="1">
            <w:r w:rsidR="00FD7435" w:rsidRPr="000D69B0">
              <w:rPr>
                <w:rStyle w:val="Hyperlink"/>
                <w:noProof/>
                <w:lang w:val="en-US"/>
              </w:rPr>
              <w:t>11 General Conclusion</w:t>
            </w:r>
            <w:r w:rsidR="00FD7435">
              <w:rPr>
                <w:noProof/>
                <w:webHidden/>
              </w:rPr>
              <w:tab/>
            </w:r>
            <w:r w:rsidR="00FD7435">
              <w:rPr>
                <w:noProof/>
                <w:webHidden/>
              </w:rPr>
              <w:fldChar w:fldCharType="begin"/>
            </w:r>
            <w:r w:rsidR="00FD7435">
              <w:rPr>
                <w:noProof/>
                <w:webHidden/>
              </w:rPr>
              <w:instrText xml:space="preserve"> PAGEREF _Toc478116897 \h </w:instrText>
            </w:r>
            <w:r w:rsidR="00FD7435">
              <w:rPr>
                <w:noProof/>
                <w:webHidden/>
              </w:rPr>
            </w:r>
            <w:r w:rsidR="00FD7435">
              <w:rPr>
                <w:noProof/>
                <w:webHidden/>
              </w:rPr>
              <w:fldChar w:fldCharType="separate"/>
            </w:r>
            <w:r w:rsidR="00FD7435">
              <w:rPr>
                <w:noProof/>
                <w:webHidden/>
              </w:rPr>
              <w:t>38</w:t>
            </w:r>
            <w:r w:rsidR="00FD7435">
              <w:rPr>
                <w:noProof/>
                <w:webHidden/>
              </w:rPr>
              <w:fldChar w:fldCharType="end"/>
            </w:r>
          </w:hyperlink>
        </w:p>
        <w:p w14:paraId="76B43B17" w14:textId="5D13FA96" w:rsidR="00FD7435" w:rsidRDefault="00A01B9A">
          <w:pPr>
            <w:pStyle w:val="TOC1"/>
            <w:tabs>
              <w:tab w:val="right" w:leader="dot" w:pos="9345"/>
            </w:tabs>
            <w:rPr>
              <w:rFonts w:asciiTheme="minorHAnsi" w:eastAsiaTheme="minorEastAsia" w:hAnsiTheme="minorHAnsi"/>
              <w:noProof/>
              <w:sz w:val="22"/>
              <w:lang w:val="en-US"/>
            </w:rPr>
          </w:pPr>
          <w:hyperlink w:anchor="_Toc478116898" w:history="1">
            <w:r w:rsidR="00FD7435" w:rsidRPr="000D69B0">
              <w:rPr>
                <w:rStyle w:val="Hyperlink"/>
                <w:noProof/>
              </w:rPr>
              <w:t>Reference and bibliography</w:t>
            </w:r>
            <w:r w:rsidR="00FD7435">
              <w:rPr>
                <w:noProof/>
                <w:webHidden/>
              </w:rPr>
              <w:tab/>
            </w:r>
            <w:r w:rsidR="00FD7435">
              <w:rPr>
                <w:noProof/>
                <w:webHidden/>
              </w:rPr>
              <w:fldChar w:fldCharType="begin"/>
            </w:r>
            <w:r w:rsidR="00FD7435">
              <w:rPr>
                <w:noProof/>
                <w:webHidden/>
              </w:rPr>
              <w:instrText xml:space="preserve"> PAGEREF _Toc478116898 \h </w:instrText>
            </w:r>
            <w:r w:rsidR="00FD7435">
              <w:rPr>
                <w:noProof/>
                <w:webHidden/>
              </w:rPr>
            </w:r>
            <w:r w:rsidR="00FD7435">
              <w:rPr>
                <w:noProof/>
                <w:webHidden/>
              </w:rPr>
              <w:fldChar w:fldCharType="separate"/>
            </w:r>
            <w:r w:rsidR="00FD7435">
              <w:rPr>
                <w:noProof/>
                <w:webHidden/>
              </w:rPr>
              <w:t>38</w:t>
            </w:r>
            <w:r w:rsidR="00FD7435">
              <w:rPr>
                <w:noProof/>
                <w:webHidden/>
              </w:rPr>
              <w:fldChar w:fldCharType="end"/>
            </w:r>
          </w:hyperlink>
        </w:p>
        <w:p w14:paraId="7B4BDC03" w14:textId="4F0E2F0D" w:rsidR="00FD7435" w:rsidRDefault="00A01B9A">
          <w:pPr>
            <w:pStyle w:val="TOC1"/>
            <w:tabs>
              <w:tab w:val="right" w:leader="dot" w:pos="9345"/>
            </w:tabs>
            <w:rPr>
              <w:rFonts w:asciiTheme="minorHAnsi" w:eastAsiaTheme="minorEastAsia" w:hAnsiTheme="minorHAnsi"/>
              <w:noProof/>
              <w:sz w:val="22"/>
              <w:lang w:val="en-US"/>
            </w:rPr>
          </w:pPr>
          <w:hyperlink w:anchor="_Toc478116899" w:history="1">
            <w:r w:rsidR="00FD7435" w:rsidRPr="000D69B0">
              <w:rPr>
                <w:rStyle w:val="Hyperlink"/>
                <w:noProof/>
                <w:lang w:val="en-US"/>
              </w:rPr>
              <w:t>Annexes</w:t>
            </w:r>
            <w:r w:rsidR="00FD7435">
              <w:rPr>
                <w:noProof/>
                <w:webHidden/>
              </w:rPr>
              <w:tab/>
            </w:r>
            <w:r w:rsidR="00FD7435">
              <w:rPr>
                <w:noProof/>
                <w:webHidden/>
              </w:rPr>
              <w:fldChar w:fldCharType="begin"/>
            </w:r>
            <w:r w:rsidR="00FD7435">
              <w:rPr>
                <w:noProof/>
                <w:webHidden/>
              </w:rPr>
              <w:instrText xml:space="preserve"> PAGEREF _Toc478116899 \h </w:instrText>
            </w:r>
            <w:r w:rsidR="00FD7435">
              <w:rPr>
                <w:noProof/>
                <w:webHidden/>
              </w:rPr>
            </w:r>
            <w:r w:rsidR="00FD7435">
              <w:rPr>
                <w:noProof/>
                <w:webHidden/>
              </w:rPr>
              <w:fldChar w:fldCharType="separate"/>
            </w:r>
            <w:r w:rsidR="00FD7435">
              <w:rPr>
                <w:noProof/>
                <w:webHidden/>
              </w:rPr>
              <w:t>41</w:t>
            </w:r>
            <w:r w:rsidR="00FD7435">
              <w:rPr>
                <w:noProof/>
                <w:webHidden/>
              </w:rPr>
              <w:fldChar w:fldCharType="end"/>
            </w:r>
          </w:hyperlink>
        </w:p>
        <w:p w14:paraId="7D6AEF30" w14:textId="0CB4BAC9" w:rsidR="00A86A8C" w:rsidRPr="00A86A8C" w:rsidRDefault="00683C46" w:rsidP="00A86A8C">
          <w:pPr>
            <w:rPr>
              <w:bCs/>
              <w:lang w:val="en-US"/>
            </w:rPr>
          </w:pPr>
          <w:r w:rsidRPr="00E36505">
            <w:rPr>
              <w:b/>
              <w:bCs/>
              <w:szCs w:val="24"/>
            </w:rPr>
            <w:lastRenderedPageBreak/>
            <w:fldChar w:fldCharType="end"/>
          </w:r>
          <w:bookmarkStart w:id="2" w:name="_Toc478116850"/>
          <w:r w:rsidR="00A86A8C" w:rsidRPr="00A86A8C">
            <w:rPr>
              <w:rStyle w:val="Heading1Char"/>
              <w:lang w:val="en-US"/>
            </w:rPr>
            <w:t>1 General Introduction</w:t>
          </w:r>
        </w:p>
        <w:bookmarkEnd w:id="2" w:displacedByCustomXml="next"/>
        <w:customXmlDelRangeStart w:id="3" w:author="Gabriel Mopolo Moke" w:date="2017-03-17T07:49:00Z"/>
      </w:sdtContent>
    </w:sdt>
    <w:customXmlDelRangeEnd w:id="3"/>
    <w:bookmarkStart w:id="4" w:name="_1_General_Introduction" w:displacedByCustomXml="prev"/>
    <w:bookmarkEnd w:id="4" w:displacedByCustomXml="prev"/>
    <w:p w14:paraId="5BF65A3E" w14:textId="1E7B5B51" w:rsidR="006D6FDD" w:rsidRPr="00A86A8C" w:rsidRDefault="002A0D17" w:rsidP="00FD7435">
      <w:pPr>
        <w:rPr>
          <w:bCs/>
          <w:lang w:val="en-US"/>
        </w:rPr>
      </w:pPr>
      <w:r w:rsidRPr="002A0D17">
        <w:rPr>
          <w:lang w:val="en-US"/>
        </w:rPr>
        <w:t>The most important mechanism for management decisions aimed at improving air quality and reducing the negative impact of environmental factors on the human body is to carry out a health risk assessment of the population. Methodology for assessing the health risk is an element of mathematical modeling of the causal relationships between environmental factors and health, under their influence in the specific conditions of time and area.</w:t>
      </w:r>
    </w:p>
    <w:p w14:paraId="14F0D83D" w14:textId="77777777" w:rsidR="006A0748" w:rsidRPr="006A0748" w:rsidRDefault="006A0748" w:rsidP="006A0748">
      <w:pPr>
        <w:ind w:firstLine="709"/>
        <w:rPr>
          <w:szCs w:val="24"/>
          <w:lang w:val="en-US"/>
        </w:rPr>
      </w:pPr>
      <w:r w:rsidRPr="009A3B62">
        <w:rPr>
          <w:szCs w:val="24"/>
          <w:lang w:val="en-US"/>
        </w:rPr>
        <w:t>At the present time, there is a large number of studies on the impact of air pollution on human health. Studies in various geographical areas have shown associations of respiratory symptoms and conditions with long-term exposure to total suspended particulates (TSP) and SO2 (</w:t>
      </w:r>
      <w:hyperlink w:anchor="_Reference_and_bibliography" w:history="1">
        <w:r w:rsidRPr="00661F61">
          <w:rPr>
            <w:rStyle w:val="Hyperlink"/>
            <w:szCs w:val="24"/>
            <w:lang w:val="en-US"/>
          </w:rPr>
          <w:t>1-7</w:t>
        </w:r>
      </w:hyperlink>
      <w:r w:rsidRPr="009A3B62">
        <w:rPr>
          <w:szCs w:val="24"/>
          <w:lang w:val="en-US"/>
        </w:rPr>
        <w:t>), to particulate matter (</w:t>
      </w:r>
      <w:hyperlink w:anchor="_Reference_and_bibliography" w:history="1">
        <w:r w:rsidRPr="00353A69">
          <w:rPr>
            <w:rStyle w:val="Hyperlink"/>
            <w:szCs w:val="24"/>
            <w:lang w:val="en-US"/>
          </w:rPr>
          <w:t>8-10</w:t>
        </w:r>
      </w:hyperlink>
      <w:r w:rsidRPr="009A3B62">
        <w:rPr>
          <w:szCs w:val="24"/>
          <w:lang w:val="en-US"/>
        </w:rPr>
        <w:t>), to black smoke (</w:t>
      </w:r>
      <w:hyperlink w:anchor="_Reference_and_bibliography" w:history="1">
        <w:r w:rsidRPr="00661F61">
          <w:rPr>
            <w:rStyle w:val="Hyperlink"/>
            <w:szCs w:val="24"/>
            <w:lang w:val="en-US"/>
          </w:rPr>
          <w:t>11</w:t>
        </w:r>
      </w:hyperlink>
      <w:r w:rsidRPr="009A3B62">
        <w:rPr>
          <w:szCs w:val="24"/>
          <w:lang w:val="en-US"/>
        </w:rPr>
        <w:t>), and to NO2 (</w:t>
      </w:r>
      <w:hyperlink w:anchor="_Reference_and_bibliography" w:history="1">
        <w:r w:rsidRPr="00661F61">
          <w:rPr>
            <w:rStyle w:val="Hyperlink"/>
            <w:szCs w:val="24"/>
            <w:lang w:val="en-US"/>
          </w:rPr>
          <w:t>7</w:t>
        </w:r>
      </w:hyperlink>
      <w:r w:rsidRPr="009A3B62">
        <w:rPr>
          <w:szCs w:val="24"/>
          <w:lang w:val="en-US"/>
        </w:rPr>
        <w:t>). Furthermore, studies of hospital admissions and mortality studies point to an association of short- and long-term exposure to air pollution with symptoms that are related both to pulmonary and to cardiac diseases (</w:t>
      </w:r>
      <w:hyperlink w:anchor="_Reference_and_bibliography" w:history="1">
        <w:r w:rsidRPr="00661F61">
          <w:rPr>
            <w:rStyle w:val="Hyperlink"/>
            <w:szCs w:val="24"/>
            <w:lang w:val="en-US"/>
          </w:rPr>
          <w:t>12-19</w:t>
        </w:r>
      </w:hyperlink>
      <w:r w:rsidRPr="009A3B62">
        <w:rPr>
          <w:szCs w:val="24"/>
          <w:lang w:val="en-US"/>
        </w:rPr>
        <w:t>).</w:t>
      </w:r>
    </w:p>
    <w:p w14:paraId="76A45C39" w14:textId="77777777" w:rsidR="00286ABF" w:rsidRDefault="00E432F6" w:rsidP="00286ABF">
      <w:pPr>
        <w:rPr>
          <w:lang w:val="en-US"/>
        </w:rPr>
      </w:pPr>
      <w:r w:rsidRPr="00E432F6">
        <w:rPr>
          <w:lang w:val="en-US"/>
        </w:rPr>
        <w:t xml:space="preserve">Thus, it </w:t>
      </w:r>
      <w:r>
        <w:rPr>
          <w:lang w:val="en-US"/>
        </w:rPr>
        <w:t>is</w:t>
      </w:r>
      <w:r w:rsidRPr="00E432F6">
        <w:rPr>
          <w:lang w:val="en-US"/>
        </w:rPr>
        <w:t xml:space="preserve"> </w:t>
      </w:r>
      <w:r>
        <w:rPr>
          <w:lang w:val="en-US"/>
        </w:rPr>
        <w:t>important</w:t>
      </w:r>
      <w:r w:rsidRPr="00E432F6">
        <w:rPr>
          <w:lang w:val="en-US"/>
        </w:rPr>
        <w:t xml:space="preserve"> to </w:t>
      </w:r>
      <w:r w:rsidR="00286ABF" w:rsidRPr="00E15896">
        <w:rPr>
          <w:sz w:val="23"/>
          <w:szCs w:val="23"/>
          <w:lang w:val="en-US"/>
        </w:rPr>
        <w:t xml:space="preserve">investigate </w:t>
      </w:r>
      <w:r w:rsidRPr="00E432F6">
        <w:rPr>
          <w:lang w:val="en-US"/>
        </w:rPr>
        <w:t xml:space="preserve">a </w:t>
      </w:r>
      <w:r w:rsidR="00286ABF">
        <w:rPr>
          <w:lang w:val="en-US"/>
        </w:rPr>
        <w:t>correlation</w:t>
      </w:r>
      <w:r w:rsidRPr="00E432F6">
        <w:rPr>
          <w:lang w:val="en-US"/>
        </w:rPr>
        <w:t xml:space="preserve"> between the level of air pollution and human health in the city of Nice.</w:t>
      </w:r>
      <w:r w:rsidR="00286ABF">
        <w:rPr>
          <w:lang w:val="en-US"/>
        </w:rPr>
        <w:t xml:space="preserve"> </w:t>
      </w:r>
    </w:p>
    <w:p w14:paraId="1A72DC2A" w14:textId="77777777" w:rsidR="004754B8" w:rsidRDefault="004754B8" w:rsidP="00286ABF">
      <w:pPr>
        <w:rPr>
          <w:lang w:val="en-US"/>
        </w:rPr>
      </w:pPr>
      <w:r>
        <w:rPr>
          <w:lang w:val="en-US"/>
        </w:rPr>
        <w:t xml:space="preserve">Our mission is to </w:t>
      </w:r>
      <w:r w:rsidRPr="00286ABF">
        <w:rPr>
          <w:lang w:val="en-US"/>
        </w:rPr>
        <w:t xml:space="preserve">develop a software product using the Big Data approach </w:t>
      </w:r>
      <w:r>
        <w:rPr>
          <w:lang w:val="en-US"/>
        </w:rPr>
        <w:t>to</w:t>
      </w:r>
      <w:r w:rsidRPr="00286ABF">
        <w:rPr>
          <w:lang w:val="en-US"/>
        </w:rPr>
        <w:t xml:space="preserve"> improve </w:t>
      </w:r>
      <w:r>
        <w:rPr>
          <w:lang w:val="en-US"/>
        </w:rPr>
        <w:t xml:space="preserve">the </w:t>
      </w:r>
      <w:r w:rsidRPr="00286ABF">
        <w:rPr>
          <w:lang w:val="en-US"/>
        </w:rPr>
        <w:t>efficiency</w:t>
      </w:r>
      <w:r>
        <w:rPr>
          <w:lang w:val="en-US"/>
        </w:rPr>
        <w:t xml:space="preserve"> of process</w:t>
      </w:r>
      <w:r w:rsidRPr="00286ABF">
        <w:rPr>
          <w:lang w:val="en-US"/>
        </w:rPr>
        <w:t xml:space="preserve"> and analyze the data</w:t>
      </w:r>
      <w:r>
        <w:rPr>
          <w:lang w:val="en-US"/>
        </w:rPr>
        <w:t>, using to make this research.</w:t>
      </w:r>
    </w:p>
    <w:p w14:paraId="4374E8A3" w14:textId="77777777" w:rsidR="008E23F3" w:rsidRDefault="008E23F3" w:rsidP="00286ABF">
      <w:pPr>
        <w:rPr>
          <w:lang w:val="en-US"/>
        </w:rPr>
      </w:pPr>
      <w:r w:rsidRPr="008E23F3">
        <w:rPr>
          <w:lang w:val="en-US"/>
        </w:rPr>
        <w:t>Plan of report:</w:t>
      </w:r>
    </w:p>
    <w:p w14:paraId="770D8396" w14:textId="13849B69" w:rsidR="004754B8" w:rsidRDefault="00A01B9A" w:rsidP="00C1005A">
      <w:pPr>
        <w:jc w:val="left"/>
        <w:rPr>
          <w:lang w:val="en-US"/>
        </w:rPr>
      </w:pPr>
      <w:hyperlink w:anchor="_1_General_Introduction" w:history="1">
        <w:r w:rsidR="008E23F3" w:rsidRPr="00103404">
          <w:rPr>
            <w:rStyle w:val="Hyperlink"/>
            <w:lang w:val="en-US"/>
          </w:rPr>
          <w:t xml:space="preserve">Chapter 1: </w:t>
        </w:r>
        <w:r w:rsidR="00C1005A" w:rsidRPr="00103404">
          <w:rPr>
            <w:rStyle w:val="Hyperlink"/>
            <w:lang w:val="en-US"/>
          </w:rPr>
          <w:t xml:space="preserve"> </w:t>
        </w:r>
        <w:r w:rsidR="008E23F3" w:rsidRPr="00103404">
          <w:rPr>
            <w:rStyle w:val="Hyperlink"/>
            <w:lang w:val="en-US"/>
          </w:rPr>
          <w:t>General Introduction</w:t>
        </w:r>
      </w:hyperlink>
      <w:r w:rsidR="008E23F3">
        <w:rPr>
          <w:lang w:val="en-US"/>
        </w:rPr>
        <w:t xml:space="preserve"> </w:t>
      </w:r>
      <w:r w:rsidR="008F0CB7">
        <w:rPr>
          <w:lang w:val="en-US"/>
        </w:rPr>
        <w:t>—</w:t>
      </w:r>
      <w:r w:rsidR="008E23F3">
        <w:rPr>
          <w:lang w:val="en-US"/>
        </w:rPr>
        <w:t xml:space="preserve"> the r</w:t>
      </w:r>
      <w:r w:rsidR="008E23F3" w:rsidRPr="008E23F3">
        <w:rPr>
          <w:lang w:val="en-US"/>
        </w:rPr>
        <w:t xml:space="preserve">easons </w:t>
      </w:r>
      <w:r w:rsidR="00C650DB">
        <w:rPr>
          <w:lang w:val="en-US"/>
        </w:rPr>
        <w:t>of</w:t>
      </w:r>
      <w:r w:rsidR="008E23F3" w:rsidRPr="008E23F3">
        <w:rPr>
          <w:lang w:val="en-US"/>
        </w:rPr>
        <w:t xml:space="preserve"> project implementation</w:t>
      </w:r>
      <w:r w:rsidR="008E23F3">
        <w:rPr>
          <w:lang w:val="en-US"/>
        </w:rPr>
        <w:t xml:space="preserve">, </w:t>
      </w:r>
      <w:r w:rsidR="008E23F3" w:rsidRPr="008E23F3">
        <w:rPr>
          <w:lang w:val="en-US"/>
        </w:rPr>
        <w:t xml:space="preserve">a short summary of the </w:t>
      </w:r>
      <w:r w:rsidR="008E23F3">
        <w:rPr>
          <w:lang w:val="en-US"/>
        </w:rPr>
        <w:t>sphere, our mission</w:t>
      </w:r>
    </w:p>
    <w:p w14:paraId="5C7E118B" w14:textId="77777777" w:rsidR="008E23F3" w:rsidRDefault="00A01B9A" w:rsidP="00C1005A">
      <w:pPr>
        <w:jc w:val="left"/>
        <w:rPr>
          <w:lang w:val="en-US"/>
        </w:rPr>
      </w:pPr>
      <w:hyperlink w:anchor="_2_Project_Presentation" w:history="1">
        <w:r w:rsidR="00C1005A" w:rsidRPr="00103404">
          <w:rPr>
            <w:rStyle w:val="Hyperlink"/>
            <w:lang w:val="en-US"/>
          </w:rPr>
          <w:t xml:space="preserve">Chapter 2: </w:t>
        </w:r>
        <w:r w:rsidR="008F0CB7" w:rsidRPr="00103404">
          <w:rPr>
            <w:rStyle w:val="Hyperlink"/>
            <w:lang w:val="en-US"/>
          </w:rPr>
          <w:t>Project Presentation</w:t>
        </w:r>
      </w:hyperlink>
      <w:r w:rsidR="008F0CB7">
        <w:rPr>
          <w:lang w:val="en-US"/>
        </w:rPr>
        <w:t xml:space="preserve"> </w:t>
      </w:r>
      <w:r w:rsidR="008F0CB7" w:rsidRPr="008F0CB7">
        <w:rPr>
          <w:lang w:val="en-US"/>
        </w:rPr>
        <w:t>—</w:t>
      </w:r>
      <w:r w:rsidR="008F0CB7">
        <w:rPr>
          <w:lang w:val="en-US"/>
        </w:rPr>
        <w:t xml:space="preserve"> Big Bridge project for master MBDS, project partners,</w:t>
      </w:r>
      <w:r w:rsidR="008F0CB7" w:rsidRPr="008F0CB7">
        <w:rPr>
          <w:lang w:val="en-US"/>
        </w:rPr>
        <w:t xml:space="preserve"> </w:t>
      </w:r>
      <w:r w:rsidR="008F0CB7">
        <w:rPr>
          <w:lang w:val="en-US"/>
        </w:rPr>
        <w:t>project’s objective and goals</w:t>
      </w:r>
    </w:p>
    <w:p w14:paraId="6B73EBAB" w14:textId="77777777" w:rsidR="008F0CB7" w:rsidRDefault="00A01B9A" w:rsidP="00C1005A">
      <w:pPr>
        <w:jc w:val="left"/>
        <w:rPr>
          <w:lang w:val="en-US"/>
        </w:rPr>
      </w:pPr>
      <w:hyperlink w:anchor="_4_Study_of" w:history="1">
        <w:r w:rsidR="008F0CB7" w:rsidRPr="00103404">
          <w:rPr>
            <w:rStyle w:val="Hyperlink"/>
            <w:lang w:val="en-US"/>
          </w:rPr>
          <w:t xml:space="preserve">Chapter </w:t>
        </w:r>
        <w:r w:rsidR="00E835C8">
          <w:rPr>
            <w:rStyle w:val="Hyperlink"/>
            <w:lang w:val="en-US"/>
          </w:rPr>
          <w:t>3</w:t>
        </w:r>
        <w:r w:rsidR="008F0CB7" w:rsidRPr="00103404">
          <w:rPr>
            <w:rStyle w:val="Hyperlink"/>
            <w:lang w:val="en-US"/>
          </w:rPr>
          <w:t xml:space="preserve">: </w:t>
        </w:r>
        <w:r w:rsidR="00822B5D" w:rsidRPr="00103404">
          <w:rPr>
            <w:rStyle w:val="Hyperlink"/>
            <w:lang w:val="en-US"/>
          </w:rPr>
          <w:t>State of Art</w:t>
        </w:r>
      </w:hyperlink>
      <w:r w:rsidR="00C1005A">
        <w:rPr>
          <w:lang w:val="en-US"/>
        </w:rPr>
        <w:t xml:space="preserve"> </w:t>
      </w:r>
      <w:r w:rsidR="008F0CB7">
        <w:rPr>
          <w:lang w:val="en-US"/>
        </w:rPr>
        <w:t xml:space="preserve">— </w:t>
      </w:r>
      <w:r w:rsidR="008F0CB7" w:rsidRPr="008F0CB7">
        <w:rPr>
          <w:lang w:val="en-US"/>
        </w:rPr>
        <w:t xml:space="preserve">current state of the </w:t>
      </w:r>
      <w:r w:rsidR="008F0CB7">
        <w:rPr>
          <w:lang w:val="en-US"/>
        </w:rPr>
        <w:t>projects, s</w:t>
      </w:r>
      <w:r w:rsidR="008F0CB7" w:rsidRPr="008F0CB7">
        <w:rPr>
          <w:lang w:val="en-US"/>
        </w:rPr>
        <w:t xml:space="preserve">tudying the </w:t>
      </w:r>
      <w:r w:rsidR="008F0CB7">
        <w:rPr>
          <w:lang w:val="en-US"/>
        </w:rPr>
        <w:t>correlation</w:t>
      </w:r>
      <w:r w:rsidR="008F0CB7" w:rsidRPr="008F0CB7">
        <w:rPr>
          <w:lang w:val="en-US"/>
        </w:rPr>
        <w:t xml:space="preserve"> of environment and health</w:t>
      </w:r>
    </w:p>
    <w:p w14:paraId="5924E7B8" w14:textId="77777777" w:rsidR="00E835C8" w:rsidRDefault="00A01B9A" w:rsidP="00E835C8">
      <w:pPr>
        <w:jc w:val="left"/>
        <w:rPr>
          <w:lang w:val="en-US"/>
        </w:rPr>
      </w:pPr>
      <w:hyperlink w:anchor="_4_Envisaged_solution" w:history="1">
        <w:r w:rsidR="00E835C8" w:rsidRPr="00E835C8">
          <w:rPr>
            <w:rStyle w:val="Hyperlink"/>
            <w:lang w:val="en-US"/>
          </w:rPr>
          <w:t>Chapter 4: Envisaged solution</w:t>
        </w:r>
      </w:hyperlink>
      <w:r w:rsidR="00E835C8">
        <w:rPr>
          <w:lang w:val="en-US"/>
        </w:rPr>
        <w:t xml:space="preserve"> — deliverables of the project</w:t>
      </w:r>
    </w:p>
    <w:p w14:paraId="77DA6D8F" w14:textId="77777777" w:rsidR="008F0CB7" w:rsidRDefault="00A01B9A" w:rsidP="00C1005A">
      <w:pPr>
        <w:jc w:val="left"/>
        <w:rPr>
          <w:lang w:val="en-US"/>
        </w:rPr>
      </w:pPr>
      <w:hyperlink w:anchor="_5_Project_Organization" w:history="1">
        <w:r w:rsidR="00103404" w:rsidRPr="00103404">
          <w:rPr>
            <w:rStyle w:val="Hyperlink"/>
            <w:lang w:val="en-US"/>
          </w:rPr>
          <w:t>Chapter 5:</w:t>
        </w:r>
        <w:r w:rsidR="008F0CB7" w:rsidRPr="00103404">
          <w:rPr>
            <w:rStyle w:val="Hyperlink"/>
            <w:lang w:val="en-US"/>
          </w:rPr>
          <w:t xml:space="preserve"> </w:t>
        </w:r>
        <w:r w:rsidR="00C1005A" w:rsidRPr="00103404">
          <w:rPr>
            <w:rStyle w:val="Hyperlink"/>
            <w:lang w:val="en-US"/>
          </w:rPr>
          <w:t>Project Organization</w:t>
        </w:r>
      </w:hyperlink>
      <w:r w:rsidR="00C1005A">
        <w:rPr>
          <w:lang w:val="en-US"/>
        </w:rPr>
        <w:t xml:space="preserve"> — </w:t>
      </w:r>
      <w:r w:rsidR="00C1005A" w:rsidRPr="000D6FB9">
        <w:rPr>
          <w:highlight w:val="white"/>
          <w:lang w:val="en-US"/>
        </w:rPr>
        <w:t>information about team, planning of work and risk plan</w:t>
      </w:r>
    </w:p>
    <w:p w14:paraId="11AA007C" w14:textId="77777777" w:rsidR="00C1005A" w:rsidRDefault="00A01B9A" w:rsidP="00C1005A">
      <w:pPr>
        <w:jc w:val="left"/>
        <w:rPr>
          <w:lang w:val="en-US"/>
        </w:rPr>
      </w:pPr>
      <w:hyperlink w:anchor="_6_Environment_and" w:history="1">
        <w:r w:rsidR="00C1005A" w:rsidRPr="00103404">
          <w:rPr>
            <w:rStyle w:val="Hyperlink"/>
            <w:lang w:val="en-US"/>
          </w:rPr>
          <w:t>Chapter 6: Environment and health data description</w:t>
        </w:r>
      </w:hyperlink>
      <w:r w:rsidR="00C1005A">
        <w:rPr>
          <w:lang w:val="en-US"/>
        </w:rPr>
        <w:t xml:space="preserve"> — d</w:t>
      </w:r>
      <w:r w:rsidR="00C1005A" w:rsidRPr="00C1005A">
        <w:rPr>
          <w:lang w:val="en-US"/>
        </w:rPr>
        <w:t>escription of the content and volume of the source data</w:t>
      </w:r>
    </w:p>
    <w:p w14:paraId="41E16080" w14:textId="2F0E8BD4" w:rsidR="00C1005A" w:rsidRDefault="00A01B9A" w:rsidP="00C1005A">
      <w:pPr>
        <w:jc w:val="left"/>
        <w:rPr>
          <w:rFonts w:ascii="Calibri Light" w:hAnsi="Calibri Light"/>
          <w:bCs/>
          <w:szCs w:val="24"/>
          <w:lang w:val="en-US"/>
        </w:rPr>
      </w:pPr>
      <w:hyperlink w:anchor="_7_BDSE_project" w:history="1">
        <w:r w:rsidR="00C1005A" w:rsidRPr="00103404">
          <w:rPr>
            <w:rStyle w:val="Hyperlink"/>
            <w:szCs w:val="24"/>
            <w:lang w:val="en-US"/>
          </w:rPr>
          <w:t>Chapter 7: Project Architecture and Data Management</w:t>
        </w:r>
      </w:hyperlink>
      <w:r w:rsidR="00C1005A">
        <w:rPr>
          <w:bCs/>
          <w:szCs w:val="24"/>
          <w:lang w:val="en-US"/>
        </w:rPr>
        <w:t xml:space="preserve"> </w:t>
      </w:r>
      <w:r w:rsidR="00C1005A">
        <w:rPr>
          <w:rFonts w:ascii="Calibri Light" w:hAnsi="Calibri Light"/>
          <w:bCs/>
          <w:szCs w:val="24"/>
          <w:lang w:val="en-US"/>
        </w:rPr>
        <w:t xml:space="preserve">— </w:t>
      </w:r>
      <w:r w:rsidR="003112A3">
        <w:rPr>
          <w:rFonts w:ascii="Calibri Light" w:hAnsi="Calibri Light"/>
          <w:bCs/>
          <w:szCs w:val="24"/>
          <w:lang w:val="en-US"/>
        </w:rPr>
        <w:t>detailed description of the architecture of Big Data project</w:t>
      </w:r>
    </w:p>
    <w:p w14:paraId="5C172366" w14:textId="63D78374" w:rsidR="00FD7435" w:rsidRDefault="00A01B9A" w:rsidP="00FD7435">
      <w:pPr>
        <w:jc w:val="left"/>
        <w:rPr>
          <w:rFonts w:ascii="Calibri Light" w:hAnsi="Calibri Light"/>
          <w:bCs/>
          <w:szCs w:val="24"/>
          <w:lang w:val="en-US"/>
        </w:rPr>
      </w:pPr>
      <w:hyperlink w:anchor="_8_Data_Analysis" w:history="1">
        <w:r w:rsidR="00FD7435" w:rsidRPr="00103404">
          <w:rPr>
            <w:rStyle w:val="Hyperlink"/>
            <w:rFonts w:ascii="Calibri Light" w:hAnsi="Calibri Light"/>
            <w:szCs w:val="24"/>
            <w:lang w:val="en-US"/>
          </w:rPr>
          <w:t xml:space="preserve">Chapter </w:t>
        </w:r>
        <w:r w:rsidR="00FD7435">
          <w:rPr>
            <w:rStyle w:val="Hyperlink"/>
            <w:rFonts w:ascii="Calibri Light" w:hAnsi="Calibri Light"/>
            <w:szCs w:val="24"/>
            <w:lang w:val="en-US"/>
          </w:rPr>
          <w:t>8</w:t>
        </w:r>
        <w:r w:rsidR="00FD7435" w:rsidRPr="00103404">
          <w:rPr>
            <w:rStyle w:val="Hyperlink"/>
            <w:rFonts w:ascii="Calibri Light" w:hAnsi="Calibri Light"/>
            <w:szCs w:val="24"/>
            <w:lang w:val="en-US"/>
          </w:rPr>
          <w:t>: Data Analysis with OLAP Query</w:t>
        </w:r>
      </w:hyperlink>
      <w:r w:rsidR="00FD7435">
        <w:rPr>
          <w:rFonts w:ascii="Calibri Light" w:hAnsi="Calibri Light"/>
          <w:bCs/>
          <w:szCs w:val="24"/>
          <w:lang w:val="en-US"/>
        </w:rPr>
        <w:t xml:space="preserve"> — description of the used data analysis methods with OLAP queries and the results</w:t>
      </w:r>
    </w:p>
    <w:p w14:paraId="7E3FE4F7" w14:textId="6C0DC5B5" w:rsidR="003112A3" w:rsidRDefault="00A01B9A" w:rsidP="00C1005A">
      <w:pPr>
        <w:jc w:val="left"/>
        <w:rPr>
          <w:rFonts w:ascii="Calibri Light" w:hAnsi="Calibri Light"/>
          <w:bCs/>
          <w:szCs w:val="24"/>
          <w:lang w:val="en-US"/>
        </w:rPr>
      </w:pPr>
      <w:hyperlink w:anchor="_9_Data_Analysis" w:history="1">
        <w:r w:rsidR="003112A3" w:rsidRPr="00103404">
          <w:rPr>
            <w:rStyle w:val="Hyperlink"/>
            <w:rFonts w:ascii="Calibri Light" w:hAnsi="Calibri Light"/>
            <w:szCs w:val="24"/>
            <w:lang w:val="en-US"/>
          </w:rPr>
          <w:t xml:space="preserve">Chapter </w:t>
        </w:r>
        <w:r w:rsidR="00FD7435">
          <w:rPr>
            <w:rStyle w:val="Hyperlink"/>
            <w:rFonts w:ascii="Calibri Light" w:hAnsi="Calibri Light"/>
            <w:szCs w:val="24"/>
            <w:lang w:val="en-US"/>
          </w:rPr>
          <w:t>9</w:t>
        </w:r>
        <w:r w:rsidR="003112A3" w:rsidRPr="00103404">
          <w:rPr>
            <w:rStyle w:val="Hyperlink"/>
            <w:rFonts w:ascii="Calibri Light" w:hAnsi="Calibri Light"/>
            <w:szCs w:val="24"/>
            <w:lang w:val="en-US"/>
          </w:rPr>
          <w:t>: Data Analysis with the R Language</w:t>
        </w:r>
      </w:hyperlink>
      <w:r w:rsidR="003112A3">
        <w:rPr>
          <w:rFonts w:ascii="Calibri Light" w:hAnsi="Calibri Light"/>
          <w:bCs/>
          <w:szCs w:val="24"/>
          <w:lang w:val="en-US"/>
        </w:rPr>
        <w:t xml:space="preserve"> — description of the used data analysis methods with R language and the results </w:t>
      </w:r>
    </w:p>
    <w:p w14:paraId="4E12972D" w14:textId="6F8DF378" w:rsidR="007E000B" w:rsidRDefault="00A01B9A" w:rsidP="00C1005A">
      <w:pPr>
        <w:jc w:val="left"/>
        <w:rPr>
          <w:lang w:val="en-US"/>
        </w:rPr>
      </w:pPr>
      <w:hyperlink w:anchor="_10_Big_Bridge" w:history="1">
        <w:r w:rsidR="007E000B" w:rsidRPr="00FD7435">
          <w:rPr>
            <w:rStyle w:val="Hyperlink"/>
            <w:rFonts w:ascii="Calibri Light" w:hAnsi="Calibri Light"/>
            <w:szCs w:val="24"/>
            <w:lang w:val="en-US"/>
          </w:rPr>
          <w:t xml:space="preserve">Chapter 10: </w:t>
        </w:r>
        <w:r w:rsidR="00FD7435" w:rsidRPr="00FD7435">
          <w:rPr>
            <w:rStyle w:val="Hyperlink"/>
            <w:rFonts w:ascii="Calibri Light" w:hAnsi="Calibri Light"/>
            <w:szCs w:val="24"/>
            <w:lang w:val="en-US"/>
          </w:rPr>
          <w:t>Big Bridge – SE W</w:t>
        </w:r>
        <w:r w:rsidR="00FD7435" w:rsidRPr="00FD7435">
          <w:rPr>
            <w:rStyle w:val="Hyperlink"/>
            <w:rFonts w:ascii="Calibri Light" w:hAnsi="Calibri Light"/>
            <w:szCs w:val="24"/>
            <w:lang w:val="en-US"/>
          </w:rPr>
          <w:t>e</w:t>
        </w:r>
        <w:r w:rsidR="00FD7435" w:rsidRPr="00FD7435">
          <w:rPr>
            <w:rStyle w:val="Hyperlink"/>
            <w:rFonts w:ascii="Calibri Light" w:hAnsi="Calibri Light"/>
            <w:szCs w:val="24"/>
            <w:lang w:val="en-US"/>
          </w:rPr>
          <w:t>b Application</w:t>
        </w:r>
      </w:hyperlink>
      <w:r w:rsidR="007E000B">
        <w:rPr>
          <w:rFonts w:ascii="Calibri Light" w:hAnsi="Calibri Light"/>
          <w:bCs/>
          <w:szCs w:val="24"/>
          <w:lang w:val="en-US"/>
        </w:rPr>
        <w:t xml:space="preserve"> — </w:t>
      </w:r>
      <w:r w:rsidR="007E000B" w:rsidRPr="000D6FB9">
        <w:rPr>
          <w:lang w:val="en-US"/>
        </w:rPr>
        <w:t xml:space="preserve">description </w:t>
      </w:r>
      <w:r w:rsidR="007E000B">
        <w:rPr>
          <w:lang w:val="en-US"/>
        </w:rPr>
        <w:t>of the</w:t>
      </w:r>
      <w:r w:rsidR="007E000B" w:rsidRPr="000D6FB9">
        <w:rPr>
          <w:lang w:val="en-US"/>
        </w:rPr>
        <w:t xml:space="preserve"> web application</w:t>
      </w:r>
    </w:p>
    <w:p w14:paraId="3A3E841F" w14:textId="17DE86D4" w:rsidR="0073451F" w:rsidRDefault="00A01B9A" w:rsidP="007E000B">
      <w:pPr>
        <w:jc w:val="left"/>
        <w:rPr>
          <w:lang w:val="en-US"/>
        </w:rPr>
      </w:pPr>
      <w:hyperlink w:anchor="_11_General_Conclusion" w:history="1">
        <w:r w:rsidR="007E000B" w:rsidRPr="00103404">
          <w:rPr>
            <w:rStyle w:val="Hyperlink"/>
            <w:lang w:val="en-US"/>
          </w:rPr>
          <w:t>Chapter 11: General Conclusion</w:t>
        </w:r>
      </w:hyperlink>
      <w:r w:rsidR="007E000B">
        <w:rPr>
          <w:lang w:val="en-US"/>
        </w:rPr>
        <w:t xml:space="preserve"> —</w:t>
      </w:r>
      <w:r w:rsidR="00C650DB">
        <w:rPr>
          <w:lang w:val="en-US"/>
        </w:rPr>
        <w:t xml:space="preserve"> current results of the project</w:t>
      </w:r>
      <w:r w:rsidR="007E000B">
        <w:rPr>
          <w:lang w:val="en-US"/>
        </w:rPr>
        <w:t xml:space="preserve">, plan of the </w:t>
      </w:r>
      <w:r w:rsidR="00DE1CBB" w:rsidRPr="00DE1CBB">
        <w:rPr>
          <w:lang w:val="en-US"/>
        </w:rPr>
        <w:t>c</w:t>
      </w:r>
      <w:r w:rsidR="00C650DB" w:rsidRPr="007E000B">
        <w:rPr>
          <w:lang w:val="en-US"/>
        </w:rPr>
        <w:t>ontinuation</w:t>
      </w:r>
      <w:r w:rsidR="007E000B" w:rsidRPr="007E000B">
        <w:rPr>
          <w:lang w:val="en-US"/>
        </w:rPr>
        <w:t xml:space="preserve"> of research</w:t>
      </w:r>
    </w:p>
    <w:p w14:paraId="0B5F6CE3" w14:textId="77777777" w:rsidR="00286ABF" w:rsidRPr="00E36505" w:rsidRDefault="00DF483C" w:rsidP="0048607F">
      <w:pPr>
        <w:pStyle w:val="Heading1"/>
        <w:rPr>
          <w:lang w:val="en-US"/>
        </w:rPr>
      </w:pPr>
      <w:bookmarkStart w:id="5" w:name="_2_Project_Presentation"/>
      <w:bookmarkStart w:id="6" w:name="_Toc478116851"/>
      <w:bookmarkEnd w:id="5"/>
      <w:r>
        <w:rPr>
          <w:lang w:val="en-US"/>
        </w:rPr>
        <w:t>2</w:t>
      </w:r>
      <w:r w:rsidR="0048607F">
        <w:rPr>
          <w:lang w:val="en-US"/>
        </w:rPr>
        <w:t xml:space="preserve"> </w:t>
      </w:r>
      <w:r w:rsidR="00F62423" w:rsidRPr="00E36505">
        <w:rPr>
          <w:lang w:val="en-US"/>
        </w:rPr>
        <w:t>Project Presentation</w:t>
      </w:r>
      <w:bookmarkEnd w:id="6"/>
    </w:p>
    <w:p w14:paraId="66E0E8D9" w14:textId="77777777" w:rsidR="00F62423" w:rsidRDefault="00E36505" w:rsidP="00E36505">
      <w:pPr>
        <w:pStyle w:val="Heading2"/>
        <w:rPr>
          <w:lang w:val="en-US"/>
        </w:rPr>
      </w:pPr>
      <w:bookmarkStart w:id="7" w:name="_Toc478116852"/>
      <w:r>
        <w:rPr>
          <w:lang w:val="en-US"/>
        </w:rPr>
        <w:t xml:space="preserve">2.1 </w:t>
      </w:r>
      <w:r w:rsidR="00CC0586" w:rsidRPr="00CC0586">
        <w:rPr>
          <w:lang w:val="en-US"/>
        </w:rPr>
        <w:t xml:space="preserve">Presentation of the </w:t>
      </w:r>
      <w:r w:rsidR="00AD0624">
        <w:rPr>
          <w:lang w:val="en-US"/>
        </w:rPr>
        <w:t>M</w:t>
      </w:r>
      <w:r w:rsidR="00CC0586" w:rsidRPr="00CC0586">
        <w:rPr>
          <w:lang w:val="en-US"/>
        </w:rPr>
        <w:t>aster MBDS and the Big bridge project</w:t>
      </w:r>
      <w:bookmarkEnd w:id="7"/>
    </w:p>
    <w:p w14:paraId="5D51C95D" w14:textId="77777777" w:rsidR="006D758D" w:rsidRPr="00985D5A" w:rsidRDefault="00985D5A" w:rsidP="00BC7262">
      <w:pPr>
        <w:rPr>
          <w:lang w:val="en-US"/>
        </w:rPr>
      </w:pPr>
      <w:r w:rsidRPr="00985D5A">
        <w:rPr>
          <w:lang w:val="en-US"/>
        </w:rPr>
        <w:t>Since more than 2</w:t>
      </w:r>
      <w:r w:rsidR="00BC7262">
        <w:rPr>
          <w:lang w:val="en-US"/>
        </w:rPr>
        <w:t>6</w:t>
      </w:r>
      <w:r w:rsidRPr="00985D5A">
        <w:rPr>
          <w:lang w:val="en-US"/>
        </w:rPr>
        <w:t xml:space="preserve"> years Master MBDS form project managers to the information services of the future in symbiosis with the industrial world. Strong industrial links signed in 1990 with all major global technology information (Oracle, Sun, IBM/Informix, Computer Associates, Microsoft, Sybase, CNAF, Amadeus, Unilog, etc.) and then from 1999 telecommunications (Cegetel, Siemens, Lucent, Intel, 3Com, Nokia, etc.) and large users (Amadeus, SFM, Crédit Agricole, GMF, etc.) to prototype future wireless online services. Training of students by practice in the future of information technologies. Construction of a single strategic vision of the information technology market in Europe and around the world with the MBDS inscription in a clear vision of development in future.</w:t>
      </w:r>
    </w:p>
    <w:p w14:paraId="25A6CA48" w14:textId="77777777" w:rsidR="006D758D" w:rsidRDefault="00985D5A" w:rsidP="00985D5A">
      <w:pPr>
        <w:rPr>
          <w:lang w:val="en-US"/>
        </w:rPr>
      </w:pPr>
      <w:r w:rsidRPr="00985D5A">
        <w:rPr>
          <w:lang w:val="en-US"/>
        </w:rPr>
        <w:t xml:space="preserve">The Nice Sophia Antipolis University is a university located in Nice, France and neighboring areas. It was founded in 1965 and is organized in eight faculties, two autonomous institutes and an engineering school. </w:t>
      </w:r>
    </w:p>
    <w:p w14:paraId="0AAAE94D" w14:textId="77777777" w:rsidR="00E36505" w:rsidRDefault="00E36505" w:rsidP="00985D5A">
      <w:pPr>
        <w:rPr>
          <w:lang w:val="en-US"/>
        </w:rPr>
      </w:pPr>
      <w:r w:rsidRPr="00E36505">
        <w:rPr>
          <w:lang w:val="en-US"/>
        </w:rPr>
        <w:t>The project Big</w:t>
      </w:r>
      <w:r w:rsidR="007D2BFE">
        <w:rPr>
          <w:lang w:val="en-US"/>
        </w:rPr>
        <w:t xml:space="preserve"> </w:t>
      </w:r>
      <w:r w:rsidRPr="00E36505">
        <w:rPr>
          <w:lang w:val="en-US"/>
        </w:rPr>
        <w:t xml:space="preserve">Bridge is a generic Big Data project in the MBDS, which will enable students involved experience of practical approaches Big Data market and including bridges between the management of structured and unstructured data as well as data analysis tools using the Open Source platforms. The main databases publishers (IBM, Microsoft, Oracle, etc.), major IT companies (ATOS, CAPGEMINI, Sopra, etc.) and major key accounts (AIR France, Amadeus, HP, etc.) offer Big Data solutions for manage unstructured and structured production data by DBMS. </w:t>
      </w:r>
      <w:r w:rsidRPr="00E36505">
        <w:rPr>
          <w:lang w:val="en-US"/>
        </w:rPr>
        <w:lastRenderedPageBreak/>
        <w:t>The goal of the MBDS Big</w:t>
      </w:r>
      <w:r w:rsidR="007D2BFE">
        <w:rPr>
          <w:lang w:val="en-US"/>
        </w:rPr>
        <w:t xml:space="preserve"> </w:t>
      </w:r>
      <w:r w:rsidRPr="00E36505">
        <w:rPr>
          <w:lang w:val="en-US"/>
        </w:rPr>
        <w:t>Bridge project is propose Big Data projects to demonstrators with publishers, IT services companies and / or large accounts that wish. These projects are spread out on concrete issues such as healthcare, government data, consumer, security, insurance, environment, sports, etc. The different solutions are generally structured around open source ecosystem Hadoop, NoSQL databases (such as MongoDB), SQL databases and various strategies of data analysis (data analytics / data science with the use of the language open source R).</w:t>
      </w:r>
    </w:p>
    <w:p w14:paraId="59C4EAD7" w14:textId="77777777" w:rsidR="007D2BFE" w:rsidRDefault="00153D4D" w:rsidP="00E36505">
      <w:pPr>
        <w:rPr>
          <w:lang w:val="en-US"/>
        </w:rPr>
      </w:pPr>
      <w:r w:rsidRPr="00153D4D">
        <w:rPr>
          <w:lang w:val="en-US"/>
        </w:rPr>
        <w:t xml:space="preserve">In this document, </w:t>
      </w:r>
      <w:r>
        <w:rPr>
          <w:lang w:val="en-US"/>
        </w:rPr>
        <w:t xml:space="preserve">is presented a </w:t>
      </w:r>
      <w:r w:rsidRPr="00153D4D">
        <w:rPr>
          <w:lang w:val="en-US"/>
        </w:rPr>
        <w:t>project</w:t>
      </w:r>
      <w:r>
        <w:rPr>
          <w:lang w:val="en-US"/>
        </w:rPr>
        <w:t>,</w:t>
      </w:r>
      <w:r w:rsidRPr="00153D4D">
        <w:rPr>
          <w:lang w:val="en-US"/>
        </w:rPr>
        <w:t xml:space="preserve"> called Big Bridge</w:t>
      </w:r>
      <w:r>
        <w:rPr>
          <w:lang w:val="en-US"/>
        </w:rPr>
        <w:t>,</w:t>
      </w:r>
      <w:r w:rsidRPr="00153D4D">
        <w:rPr>
          <w:lang w:val="en-US"/>
        </w:rPr>
        <w:t xml:space="preserve"> around the Big Data of Oracle solution and the Open Source Hadoop/Map Reduce platforms and R language.</w:t>
      </w:r>
    </w:p>
    <w:p w14:paraId="727218F6" w14:textId="77777777" w:rsidR="00153D4D" w:rsidRDefault="00153D4D" w:rsidP="00153D4D">
      <w:pPr>
        <w:pStyle w:val="Heading2"/>
        <w:rPr>
          <w:lang w:val="en-US"/>
        </w:rPr>
      </w:pPr>
      <w:bookmarkStart w:id="8" w:name="_Toc478116853"/>
      <w:r>
        <w:rPr>
          <w:lang w:val="en-US"/>
        </w:rPr>
        <w:t xml:space="preserve">2.2 </w:t>
      </w:r>
      <w:r w:rsidRPr="00153D4D">
        <w:rPr>
          <w:lang w:val="en-US"/>
        </w:rPr>
        <w:t>Presentation of the project partner IMRED</w:t>
      </w:r>
      <w:r>
        <w:rPr>
          <w:lang w:val="en-US"/>
        </w:rPr>
        <w:t>D</w:t>
      </w:r>
      <w:bookmarkEnd w:id="8"/>
    </w:p>
    <w:p w14:paraId="1E3493EC" w14:textId="77777777" w:rsidR="008D00A6" w:rsidRDefault="008D00A6" w:rsidP="008D00A6">
      <w:pPr>
        <w:rPr>
          <w:szCs w:val="24"/>
          <w:lang w:val="en-US"/>
        </w:rPr>
      </w:pPr>
      <w:r>
        <w:rPr>
          <w:szCs w:val="24"/>
          <w:lang w:val="en-US"/>
        </w:rPr>
        <w:t xml:space="preserve">IMREDD is </w:t>
      </w:r>
      <w:r w:rsidRPr="008D00A6">
        <w:rPr>
          <w:szCs w:val="24"/>
          <w:lang w:val="en-US"/>
        </w:rPr>
        <w:t>the Mediterranean Institute for Risk, Environment and Sustainable Development</w:t>
      </w:r>
      <w:r>
        <w:rPr>
          <w:szCs w:val="24"/>
          <w:lang w:val="en-US"/>
        </w:rPr>
        <w:t xml:space="preserve">. </w:t>
      </w:r>
      <w:r w:rsidR="00FC415E" w:rsidRPr="00FC415E">
        <w:rPr>
          <w:szCs w:val="24"/>
          <w:lang w:val="en-US"/>
        </w:rPr>
        <w:t>The IMREDD is a new form of cooperation between research, business and the territory in the areas of green technology and intelligent city (Smart City).</w:t>
      </w:r>
      <w:r>
        <w:rPr>
          <w:szCs w:val="24"/>
          <w:lang w:val="en-US"/>
        </w:rPr>
        <w:t xml:space="preserve"> </w:t>
      </w:r>
    </w:p>
    <w:p w14:paraId="621B96A1" w14:textId="77777777" w:rsidR="009F32B6" w:rsidRPr="009F32B6" w:rsidRDefault="009F32B6" w:rsidP="009F32B6">
      <w:pPr>
        <w:rPr>
          <w:szCs w:val="24"/>
          <w:lang w:val="en-US"/>
        </w:rPr>
      </w:pPr>
      <w:r w:rsidRPr="009F32B6">
        <w:rPr>
          <w:szCs w:val="24"/>
          <w:lang w:val="en-US"/>
        </w:rPr>
        <w:t>IMREDD's mission is to stimulate research, create initial and continuing training courses on environment and sustainable development, and promote expertise and innovation in these fields. It pursues a triple mission:</w:t>
      </w:r>
    </w:p>
    <w:p w14:paraId="576E8CC8" w14:textId="77777777" w:rsidR="009F32B6" w:rsidRPr="009F32B6" w:rsidRDefault="009F32B6" w:rsidP="009F32B6">
      <w:pPr>
        <w:pStyle w:val="ListParagraph"/>
        <w:numPr>
          <w:ilvl w:val="0"/>
          <w:numId w:val="6"/>
        </w:numPr>
        <w:ind w:left="567" w:firstLine="0"/>
        <w:rPr>
          <w:szCs w:val="24"/>
          <w:lang w:val="en-US"/>
        </w:rPr>
      </w:pPr>
      <w:r>
        <w:rPr>
          <w:szCs w:val="24"/>
          <w:lang w:val="en-US"/>
        </w:rPr>
        <w:t>c</w:t>
      </w:r>
      <w:r w:rsidRPr="009F32B6">
        <w:rPr>
          <w:szCs w:val="24"/>
          <w:lang w:val="en-US"/>
        </w:rPr>
        <w:t>onduct and promote the scientific, technological, economic, social and human scientific and technological research and training activities of sustainable development</w:t>
      </w:r>
      <w:r>
        <w:rPr>
          <w:szCs w:val="24"/>
          <w:lang w:val="en-US"/>
        </w:rPr>
        <w:t>;</w:t>
      </w:r>
    </w:p>
    <w:p w14:paraId="471BBCE2" w14:textId="77777777" w:rsidR="009F32B6" w:rsidRPr="009F32B6" w:rsidRDefault="009F32B6" w:rsidP="009F32B6">
      <w:pPr>
        <w:pStyle w:val="ListParagraph"/>
        <w:numPr>
          <w:ilvl w:val="0"/>
          <w:numId w:val="6"/>
        </w:numPr>
        <w:ind w:left="567" w:firstLine="0"/>
        <w:rPr>
          <w:szCs w:val="24"/>
          <w:lang w:val="en-US"/>
        </w:rPr>
      </w:pPr>
      <w:r>
        <w:rPr>
          <w:szCs w:val="24"/>
          <w:lang w:val="en-US"/>
        </w:rPr>
        <w:t>i</w:t>
      </w:r>
      <w:r w:rsidRPr="009F32B6">
        <w:rPr>
          <w:szCs w:val="24"/>
          <w:lang w:val="en-US"/>
        </w:rPr>
        <w:t>mpulse the logics of platforms necessary for mutualized rese</w:t>
      </w:r>
      <w:r>
        <w:rPr>
          <w:szCs w:val="24"/>
          <w:lang w:val="en-US"/>
        </w:rPr>
        <w:t>arch and development activities;</w:t>
      </w:r>
    </w:p>
    <w:p w14:paraId="0E29F6FB" w14:textId="77777777" w:rsidR="009F32B6" w:rsidRPr="009F32B6" w:rsidRDefault="009F32B6" w:rsidP="009F32B6">
      <w:pPr>
        <w:pStyle w:val="ListParagraph"/>
        <w:numPr>
          <w:ilvl w:val="0"/>
          <w:numId w:val="6"/>
        </w:numPr>
        <w:ind w:left="567" w:firstLine="0"/>
        <w:rPr>
          <w:szCs w:val="24"/>
          <w:lang w:val="en-US"/>
        </w:rPr>
      </w:pPr>
      <w:r>
        <w:rPr>
          <w:szCs w:val="24"/>
          <w:lang w:val="en-US"/>
        </w:rPr>
        <w:t>p</w:t>
      </w:r>
      <w:r w:rsidRPr="009F32B6">
        <w:rPr>
          <w:szCs w:val="24"/>
          <w:lang w:val="en-US"/>
        </w:rPr>
        <w:t>romote the valorization of previous activities by helping to identify and support innovative new entrepreneurs and by facilitating collaborative networks between existing actors, such as laboratories, companies, local authorities and associations.</w:t>
      </w:r>
    </w:p>
    <w:p w14:paraId="7AF4BC98" w14:textId="77777777" w:rsidR="008D00A6" w:rsidRDefault="008D00A6" w:rsidP="008D00A6">
      <w:pPr>
        <w:rPr>
          <w:szCs w:val="24"/>
          <w:lang w:val="en-US"/>
        </w:rPr>
      </w:pPr>
      <w:r w:rsidRPr="008D00A6">
        <w:rPr>
          <w:szCs w:val="24"/>
          <w:lang w:val="en-US"/>
        </w:rPr>
        <w:t xml:space="preserve">The role of IMREDD in this project is to assist in preparing specifications and obtaining data from the </w:t>
      </w:r>
      <w:r>
        <w:rPr>
          <w:szCs w:val="24"/>
          <w:lang w:val="en-US"/>
        </w:rPr>
        <w:t>Central</w:t>
      </w:r>
      <w:r w:rsidRPr="008D00A6">
        <w:rPr>
          <w:szCs w:val="24"/>
          <w:lang w:val="en-US"/>
        </w:rPr>
        <w:t xml:space="preserve"> Hospital </w:t>
      </w:r>
      <w:r>
        <w:rPr>
          <w:szCs w:val="24"/>
          <w:lang w:val="en-US"/>
        </w:rPr>
        <w:t xml:space="preserve">of </w:t>
      </w:r>
      <w:r w:rsidRPr="008D00A6">
        <w:rPr>
          <w:szCs w:val="24"/>
          <w:lang w:val="en-US"/>
        </w:rPr>
        <w:t>Nice</w:t>
      </w:r>
      <w:r>
        <w:rPr>
          <w:szCs w:val="24"/>
          <w:lang w:val="en-US"/>
        </w:rPr>
        <w:t xml:space="preserve"> and the pollution data</w:t>
      </w:r>
      <w:r w:rsidRPr="008D00A6">
        <w:rPr>
          <w:szCs w:val="24"/>
          <w:lang w:val="en-US"/>
        </w:rPr>
        <w:t>.</w:t>
      </w:r>
    </w:p>
    <w:p w14:paraId="19F40304" w14:textId="77777777" w:rsidR="00247C3C" w:rsidRDefault="00247C3C" w:rsidP="00247C3C">
      <w:pPr>
        <w:pStyle w:val="Heading2"/>
        <w:rPr>
          <w:lang w:val="en-US"/>
        </w:rPr>
      </w:pPr>
      <w:bookmarkStart w:id="9" w:name="_Toc478116854"/>
      <w:r>
        <w:rPr>
          <w:lang w:val="en-US"/>
        </w:rPr>
        <w:t xml:space="preserve">2.3 </w:t>
      </w:r>
      <w:r w:rsidRPr="00BF49DA">
        <w:rPr>
          <w:lang w:val="en-US"/>
        </w:rPr>
        <w:t>Presentation of</w:t>
      </w:r>
      <w:r>
        <w:rPr>
          <w:lang w:val="en-US"/>
        </w:rPr>
        <w:t xml:space="preserve"> the subject and project goals</w:t>
      </w:r>
      <w:bookmarkEnd w:id="9"/>
    </w:p>
    <w:p w14:paraId="4124643B" w14:textId="77777777" w:rsidR="00587D13" w:rsidRDefault="009D013F" w:rsidP="00762813">
      <w:pPr>
        <w:rPr>
          <w:lang w:val="en-US"/>
        </w:rPr>
      </w:pPr>
      <w:r w:rsidRPr="009D013F">
        <w:rPr>
          <w:lang w:val="en-US"/>
        </w:rPr>
        <w:t xml:space="preserve">The objective of this project is to design and develop software tool, using experience </w:t>
      </w:r>
      <w:r w:rsidR="00A06699">
        <w:rPr>
          <w:lang w:val="en-US"/>
        </w:rPr>
        <w:t>of</w:t>
      </w:r>
      <w:r w:rsidRPr="009D013F">
        <w:rPr>
          <w:lang w:val="en-US"/>
        </w:rPr>
        <w:t xml:space="preserve"> Big Data market approaches including bridges between the management of data and data analysis tools using open source platforms, to search the correlations between environmental and health data. </w:t>
      </w:r>
    </w:p>
    <w:p w14:paraId="2C25F29E" w14:textId="77777777" w:rsidR="00762813" w:rsidRDefault="009D013F" w:rsidP="00762813">
      <w:pPr>
        <w:rPr>
          <w:lang w:val="en-US"/>
        </w:rPr>
      </w:pPr>
      <w:r w:rsidRPr="009D013F">
        <w:rPr>
          <w:lang w:val="en-US"/>
        </w:rPr>
        <w:lastRenderedPageBreak/>
        <w:t xml:space="preserve">The aim of the research is to investigate whether or not the air pollution affect the growth of the number of patients with Dyspnea in Nice. </w:t>
      </w:r>
      <w:r w:rsidR="00425757" w:rsidRPr="004E08DF">
        <w:rPr>
          <w:sz w:val="23"/>
          <w:szCs w:val="23"/>
          <w:lang w:val="en-US"/>
        </w:rPr>
        <w:t>The data used for the research were collected by the AirPaca service and the Nice Central Hospital between January 2014 and December 2016</w:t>
      </w:r>
      <w:r w:rsidRPr="009D013F">
        <w:rPr>
          <w:lang w:val="en-US"/>
        </w:rPr>
        <w:t>.</w:t>
      </w:r>
    </w:p>
    <w:p w14:paraId="46D9604E" w14:textId="77777777" w:rsidR="00D374D5" w:rsidRDefault="00E26218" w:rsidP="00D374D5">
      <w:pPr>
        <w:pStyle w:val="Heading1"/>
        <w:rPr>
          <w:lang w:val="en-US"/>
        </w:rPr>
      </w:pPr>
      <w:bookmarkStart w:id="10" w:name="_4_Study_of"/>
      <w:bookmarkStart w:id="11" w:name="_Toc478116855"/>
      <w:bookmarkEnd w:id="10"/>
      <w:r>
        <w:rPr>
          <w:lang w:val="en-US"/>
        </w:rPr>
        <w:t>3</w:t>
      </w:r>
      <w:r w:rsidR="003F15BD" w:rsidRPr="003F15BD">
        <w:rPr>
          <w:lang w:val="en-US"/>
        </w:rPr>
        <w:t xml:space="preserve"> </w:t>
      </w:r>
      <w:r w:rsidR="00972F20">
        <w:rPr>
          <w:lang w:val="en-US"/>
        </w:rPr>
        <w:t>State of Art</w:t>
      </w:r>
      <w:bookmarkEnd w:id="11"/>
    </w:p>
    <w:p w14:paraId="1C506010" w14:textId="2D8317AC" w:rsidR="005E18D3" w:rsidRDefault="00E26218" w:rsidP="005E18D3">
      <w:pPr>
        <w:pStyle w:val="Heading2"/>
        <w:rPr>
          <w:lang w:val="en-US"/>
        </w:rPr>
      </w:pPr>
      <w:bookmarkStart w:id="12" w:name="_Toc478116856"/>
      <w:r>
        <w:rPr>
          <w:lang w:val="en-US"/>
        </w:rPr>
        <w:t>3</w:t>
      </w:r>
      <w:r w:rsidR="005E18D3">
        <w:rPr>
          <w:lang w:val="en-US"/>
        </w:rPr>
        <w:t>.1</w:t>
      </w:r>
      <w:r w:rsidR="005E18D3" w:rsidRPr="005E18D3">
        <w:rPr>
          <w:lang w:val="en-US"/>
        </w:rPr>
        <w:t xml:space="preserve"> </w:t>
      </w:r>
      <w:r w:rsidR="006E6CC3">
        <w:rPr>
          <w:lang w:val="en-US"/>
        </w:rPr>
        <w:t>Criteria</w:t>
      </w:r>
      <w:r w:rsidR="00FB1065">
        <w:rPr>
          <w:lang w:val="en-US"/>
        </w:rPr>
        <w:t xml:space="preserve"> for </w:t>
      </w:r>
      <w:r w:rsidR="00955AE5">
        <w:rPr>
          <w:lang w:val="en-US"/>
        </w:rPr>
        <w:t>comparing</w:t>
      </w:r>
      <w:bookmarkEnd w:id="12"/>
    </w:p>
    <w:p w14:paraId="5EF5AA86" w14:textId="77777777" w:rsidR="00D15FF6" w:rsidRPr="00FB1065" w:rsidRDefault="00D15FF6" w:rsidP="00FB1065">
      <w:pPr>
        <w:pStyle w:val="ListParagraph"/>
        <w:numPr>
          <w:ilvl w:val="0"/>
          <w:numId w:val="24"/>
        </w:numPr>
        <w:rPr>
          <w:lang w:val="en-US"/>
        </w:rPr>
      </w:pPr>
      <w:r w:rsidRPr="00FB1065">
        <w:rPr>
          <w:lang w:val="en-US"/>
        </w:rPr>
        <w:t>Analysis of medical data</w:t>
      </w:r>
      <w:r w:rsidRPr="00FB1065">
        <w:rPr>
          <w:lang w:val="en-US"/>
        </w:rPr>
        <w:tab/>
      </w:r>
    </w:p>
    <w:p w14:paraId="2FCFAC75" w14:textId="77777777" w:rsidR="00D15FF6" w:rsidRPr="00FB1065" w:rsidRDefault="00D15FF6" w:rsidP="00FB1065">
      <w:pPr>
        <w:pStyle w:val="ListParagraph"/>
        <w:numPr>
          <w:ilvl w:val="0"/>
          <w:numId w:val="24"/>
        </w:numPr>
        <w:rPr>
          <w:lang w:val="en-US"/>
        </w:rPr>
      </w:pPr>
      <w:r w:rsidRPr="00FB1065">
        <w:rPr>
          <w:lang w:val="en-US"/>
        </w:rPr>
        <w:t>Analysis of environment data</w:t>
      </w:r>
      <w:r w:rsidRPr="00FB1065">
        <w:rPr>
          <w:lang w:val="en-US"/>
        </w:rPr>
        <w:tab/>
      </w:r>
    </w:p>
    <w:p w14:paraId="6A4FDCE3" w14:textId="77777777" w:rsidR="00D15FF6" w:rsidRPr="00FB1065" w:rsidRDefault="00D15FF6" w:rsidP="00FB1065">
      <w:pPr>
        <w:pStyle w:val="ListParagraph"/>
        <w:numPr>
          <w:ilvl w:val="0"/>
          <w:numId w:val="24"/>
        </w:numPr>
        <w:rPr>
          <w:lang w:val="en-US"/>
        </w:rPr>
      </w:pPr>
      <w:r w:rsidRPr="00FB1065">
        <w:rPr>
          <w:lang w:val="en-US"/>
        </w:rPr>
        <w:t>Open-source solution</w:t>
      </w:r>
      <w:r w:rsidRPr="00FB1065">
        <w:rPr>
          <w:lang w:val="en-US"/>
        </w:rPr>
        <w:tab/>
      </w:r>
    </w:p>
    <w:p w14:paraId="4C846174" w14:textId="77777777" w:rsidR="00D15FF6" w:rsidRPr="00FB1065" w:rsidRDefault="00D15FF6" w:rsidP="00FB1065">
      <w:pPr>
        <w:pStyle w:val="ListParagraph"/>
        <w:numPr>
          <w:ilvl w:val="0"/>
          <w:numId w:val="24"/>
        </w:numPr>
        <w:rPr>
          <w:lang w:val="en-US"/>
        </w:rPr>
      </w:pPr>
      <w:r w:rsidRPr="00FB1065">
        <w:rPr>
          <w:lang w:val="en-US"/>
        </w:rPr>
        <w:t>Big Data</w:t>
      </w:r>
      <w:r w:rsidRPr="00FB1065">
        <w:rPr>
          <w:lang w:val="en-US"/>
        </w:rPr>
        <w:tab/>
      </w:r>
    </w:p>
    <w:p w14:paraId="1EBE02A3" w14:textId="13CA21EE" w:rsidR="00D15FF6" w:rsidRPr="00FB1065" w:rsidRDefault="00D15FF6" w:rsidP="00FB1065">
      <w:pPr>
        <w:pStyle w:val="ListParagraph"/>
        <w:numPr>
          <w:ilvl w:val="0"/>
          <w:numId w:val="24"/>
        </w:numPr>
        <w:rPr>
          <w:lang w:val="en-US"/>
        </w:rPr>
      </w:pPr>
      <w:r w:rsidRPr="00FB1065">
        <w:rPr>
          <w:lang w:val="en-US"/>
        </w:rPr>
        <w:t>Real time analysis</w:t>
      </w:r>
    </w:p>
    <w:p w14:paraId="5282037A" w14:textId="77777777" w:rsidR="006E6CC3" w:rsidRPr="006E6CC3" w:rsidRDefault="00E26218" w:rsidP="006E6CC3">
      <w:pPr>
        <w:pStyle w:val="Heading2"/>
        <w:rPr>
          <w:lang w:val="en-US"/>
        </w:rPr>
      </w:pPr>
      <w:bookmarkStart w:id="13" w:name="_Toc478116857"/>
      <w:r>
        <w:rPr>
          <w:lang w:val="en-US"/>
        </w:rPr>
        <w:t>3</w:t>
      </w:r>
      <w:r w:rsidR="006E6CC3">
        <w:rPr>
          <w:lang w:val="en-US"/>
        </w:rPr>
        <w:t>.2</w:t>
      </w:r>
      <w:r w:rsidR="006E6CC3" w:rsidRPr="005E18D3">
        <w:rPr>
          <w:lang w:val="en-US"/>
        </w:rPr>
        <w:t xml:space="preserve"> </w:t>
      </w:r>
      <w:r w:rsidR="006E6CC3">
        <w:rPr>
          <w:lang w:val="en-US"/>
        </w:rPr>
        <w:t>Existing projects</w:t>
      </w:r>
      <w:bookmarkEnd w:id="13"/>
    </w:p>
    <w:p w14:paraId="188B2B1C" w14:textId="77777777" w:rsidR="003F15BD" w:rsidRDefault="005E18D3" w:rsidP="005E18D3">
      <w:pPr>
        <w:rPr>
          <w:lang w:val="en-US"/>
        </w:rPr>
      </w:pPr>
      <w:r w:rsidRPr="005E18D3">
        <w:rPr>
          <w:lang w:val="en-US"/>
        </w:rPr>
        <w:t>Today, there are not a lot of solutions in both spheres at the same time: medicine and pollution analysis. But there are projects, which can analyze one of this sphere</w:t>
      </w:r>
      <w:ins w:id="14" w:author="Gabriel Mopolo Moke" w:date="2017-03-17T07:40:00Z">
        <w:r w:rsidR="00645880">
          <w:rPr>
            <w:lang w:val="en-US"/>
          </w:rPr>
          <w:t xml:space="preserve"> :</w:t>
        </w:r>
      </w:ins>
      <w:del w:id="15" w:author="Gabriel Mopolo Moke" w:date="2017-03-17T07:40:00Z">
        <w:r w:rsidRPr="005E18D3" w:rsidDel="00645880">
          <w:rPr>
            <w:lang w:val="en-US"/>
          </w:rPr>
          <w:delText xml:space="preserve">. </w:delText>
        </w:r>
      </w:del>
    </w:p>
    <w:p w14:paraId="2E0185A0" w14:textId="77777777" w:rsidR="005E18D3" w:rsidRPr="005E18D3" w:rsidRDefault="005E18D3" w:rsidP="005E18D3">
      <w:pPr>
        <w:pStyle w:val="ListParagraph"/>
        <w:numPr>
          <w:ilvl w:val="0"/>
          <w:numId w:val="15"/>
        </w:numPr>
        <w:ind w:left="0" w:firstLine="567"/>
        <w:rPr>
          <w:i/>
          <w:lang w:val="en-US"/>
        </w:rPr>
      </w:pPr>
      <w:r>
        <w:rPr>
          <w:i/>
          <w:lang w:val="en-US"/>
        </w:rPr>
        <w:t xml:space="preserve"> </w:t>
      </w:r>
      <w:r w:rsidRPr="005E18D3">
        <w:rPr>
          <w:i/>
          <w:lang w:val="en-US"/>
        </w:rPr>
        <w:t>Air Paca</w:t>
      </w:r>
    </w:p>
    <w:p w14:paraId="0B70044C" w14:textId="77777777" w:rsidR="005E18D3" w:rsidRDefault="005E18D3" w:rsidP="005E18D3">
      <w:pPr>
        <w:rPr>
          <w:lang w:val="en-US"/>
        </w:rPr>
      </w:pPr>
      <w:r w:rsidRPr="005E18D3">
        <w:rPr>
          <w:lang w:val="en-US"/>
        </w:rPr>
        <w:t>Air PACA is the Association Approved by the Ministry for the Environment for Monitoring Air Quality in the region Provence-Alpes-Côte d'Azur ( AASQA ).</w:t>
      </w:r>
    </w:p>
    <w:p w14:paraId="6361A1C9" w14:textId="77777777" w:rsidR="005E18D3" w:rsidRDefault="005E18D3" w:rsidP="005E18D3">
      <w:pPr>
        <w:rPr>
          <w:lang w:val="en-US"/>
        </w:rPr>
      </w:pPr>
      <w:r>
        <w:rPr>
          <w:lang w:val="en-US"/>
        </w:rPr>
        <w:t xml:space="preserve">Link: </w:t>
      </w:r>
      <w:hyperlink r:id="rId12" w:history="1">
        <w:r w:rsidRPr="003F68DD">
          <w:rPr>
            <w:rStyle w:val="Hyperlink"/>
            <w:lang w:val="en-US"/>
          </w:rPr>
          <w:t>http://www.airpaca.org/</w:t>
        </w:r>
      </w:hyperlink>
    </w:p>
    <w:p w14:paraId="3388957B" w14:textId="77777777" w:rsidR="005E18D3" w:rsidRPr="005E18D3" w:rsidRDefault="005E18D3" w:rsidP="005E18D3">
      <w:pPr>
        <w:pStyle w:val="ListParagraph"/>
        <w:numPr>
          <w:ilvl w:val="0"/>
          <w:numId w:val="15"/>
        </w:numPr>
        <w:ind w:left="0" w:firstLine="567"/>
        <w:rPr>
          <w:i/>
          <w:lang w:val="en-US"/>
        </w:rPr>
      </w:pPr>
      <w:r>
        <w:rPr>
          <w:i/>
          <w:lang w:val="en-US"/>
        </w:rPr>
        <w:t xml:space="preserve"> </w:t>
      </w:r>
      <w:r w:rsidRPr="005E18D3">
        <w:rPr>
          <w:i/>
          <w:lang w:val="en-US"/>
        </w:rPr>
        <w:t>Open Air</w:t>
      </w:r>
      <w:r w:rsidRPr="005E18D3">
        <w:rPr>
          <w:i/>
          <w:lang w:val="en-US"/>
        </w:rPr>
        <w:tab/>
      </w:r>
    </w:p>
    <w:p w14:paraId="19DB5405" w14:textId="77777777" w:rsidR="005E18D3" w:rsidRPr="005E18D3" w:rsidRDefault="005E18D3" w:rsidP="005E18D3">
      <w:pPr>
        <w:rPr>
          <w:lang w:val="en-US"/>
        </w:rPr>
      </w:pPr>
      <w:r w:rsidRPr="005E18D3">
        <w:rPr>
          <w:lang w:val="en-US"/>
        </w:rPr>
        <w:t xml:space="preserve">The </w:t>
      </w:r>
      <w:r>
        <w:rPr>
          <w:lang w:val="en-US"/>
        </w:rPr>
        <w:t>O</w:t>
      </w:r>
      <w:r w:rsidRPr="005E18D3">
        <w:rPr>
          <w:lang w:val="en-US"/>
        </w:rPr>
        <w:t>pen</w:t>
      </w:r>
      <w:r>
        <w:rPr>
          <w:lang w:val="en-US"/>
        </w:rPr>
        <w:t xml:space="preserve"> A</w:t>
      </w:r>
      <w:r w:rsidRPr="005E18D3">
        <w:rPr>
          <w:lang w:val="en-US"/>
        </w:rPr>
        <w:t>ir project is a Natural Environment Research Council (NERC) knowledge exchange project that aims to provide a collection of open-source tools for the analysis of air pollution data. These pages provide some background information to the project. The project is also supported by Defra. The project is led by the Environmental Research Group at King's College London, supported by the University of Leeds.</w:t>
      </w:r>
    </w:p>
    <w:p w14:paraId="0E331079" w14:textId="77777777" w:rsidR="005E18D3" w:rsidRPr="005E18D3" w:rsidRDefault="005E18D3" w:rsidP="005E18D3">
      <w:pPr>
        <w:rPr>
          <w:lang w:val="fr-FR"/>
        </w:rPr>
      </w:pPr>
      <w:r w:rsidRPr="005E18D3">
        <w:rPr>
          <w:lang w:val="fr-FR"/>
        </w:rPr>
        <w:t>Technologies: R language</w:t>
      </w:r>
    </w:p>
    <w:p w14:paraId="580B9E77" w14:textId="77777777" w:rsidR="005E18D3" w:rsidRPr="00A67B39" w:rsidRDefault="005E18D3" w:rsidP="005E18D3">
      <w:pPr>
        <w:rPr>
          <w:lang w:val="fr-FR"/>
        </w:rPr>
      </w:pPr>
      <w:r w:rsidRPr="00A67B39">
        <w:rPr>
          <w:lang w:val="fr-FR"/>
        </w:rPr>
        <w:t xml:space="preserve">Link: </w:t>
      </w:r>
      <w:hyperlink r:id="rId13" w:history="1">
        <w:r w:rsidR="00240D8B" w:rsidRPr="00A67B39">
          <w:rPr>
            <w:rStyle w:val="Hyperlink"/>
            <w:lang w:val="fr-FR"/>
          </w:rPr>
          <w:t>http://www.openair-project.org/</w:t>
        </w:r>
      </w:hyperlink>
    </w:p>
    <w:p w14:paraId="50CB1106" w14:textId="77777777" w:rsidR="005E18D3" w:rsidRPr="005E18D3" w:rsidRDefault="005E18D3" w:rsidP="005E18D3">
      <w:pPr>
        <w:pStyle w:val="ListParagraph"/>
        <w:numPr>
          <w:ilvl w:val="0"/>
          <w:numId w:val="15"/>
        </w:numPr>
        <w:ind w:left="0" w:firstLine="567"/>
        <w:rPr>
          <w:i/>
          <w:lang w:val="en-US"/>
        </w:rPr>
      </w:pPr>
      <w:r w:rsidRPr="00A67B39">
        <w:rPr>
          <w:i/>
          <w:lang w:val="fr-FR"/>
        </w:rPr>
        <w:t xml:space="preserve"> </w:t>
      </w:r>
      <w:r w:rsidRPr="005E18D3">
        <w:rPr>
          <w:i/>
          <w:lang w:val="en-US"/>
        </w:rPr>
        <w:t xml:space="preserve">IBM </w:t>
      </w:r>
      <w:r w:rsidR="004D7E02" w:rsidRPr="005E18D3">
        <w:rPr>
          <w:i/>
          <w:lang w:val="en-US"/>
        </w:rPr>
        <w:t>Analytics</w:t>
      </w:r>
      <w:r w:rsidRPr="005E18D3">
        <w:rPr>
          <w:i/>
          <w:lang w:val="en-US"/>
        </w:rPr>
        <w:t xml:space="preserve"> (Watson)</w:t>
      </w:r>
    </w:p>
    <w:p w14:paraId="1958EC32" w14:textId="77777777" w:rsidR="005E18D3" w:rsidRPr="005E18D3" w:rsidRDefault="005E18D3" w:rsidP="005E18D3">
      <w:pPr>
        <w:rPr>
          <w:lang w:val="en-US"/>
        </w:rPr>
      </w:pPr>
      <w:r w:rsidRPr="005E18D3">
        <w:rPr>
          <w:lang w:val="en-US"/>
        </w:rPr>
        <w:tab/>
        <w:t xml:space="preserve">Watson Analytics offers you the benefits of advanced analytics without the complexity. A smart data discovery service available on the cloud, it guides data exploration, automates </w:t>
      </w:r>
      <w:r w:rsidRPr="005E18D3">
        <w:rPr>
          <w:lang w:val="en-US"/>
        </w:rPr>
        <w:lastRenderedPageBreak/>
        <w:t>predictive analytics and enables effortless dashboard and infographic creation. You can get answers and new insights to make confident decisions in minutes—all on your own.</w:t>
      </w:r>
    </w:p>
    <w:p w14:paraId="036A0BEA" w14:textId="77777777" w:rsidR="005E18D3" w:rsidRDefault="005E18D3" w:rsidP="005E18D3">
      <w:pPr>
        <w:rPr>
          <w:lang w:val="fr-FR"/>
        </w:rPr>
      </w:pPr>
      <w:r w:rsidRPr="005E18D3">
        <w:rPr>
          <w:lang w:val="fr-FR"/>
        </w:rPr>
        <w:t>Technologies:</w:t>
      </w:r>
      <w:r>
        <w:rPr>
          <w:lang w:val="fr-FR"/>
        </w:rPr>
        <w:t xml:space="preserve"> </w:t>
      </w:r>
      <w:r w:rsidRPr="005E18D3">
        <w:rPr>
          <w:lang w:val="fr-FR"/>
        </w:rPr>
        <w:t>Cloud based service</w:t>
      </w:r>
      <w:r w:rsidRPr="005E18D3">
        <w:rPr>
          <w:lang w:val="fr-FR"/>
        </w:rPr>
        <w:tab/>
      </w:r>
    </w:p>
    <w:p w14:paraId="1657CA01" w14:textId="77777777" w:rsidR="005E18D3" w:rsidRDefault="005E18D3" w:rsidP="005E18D3">
      <w:pPr>
        <w:rPr>
          <w:lang w:val="en-US"/>
        </w:rPr>
      </w:pPr>
      <w:r w:rsidRPr="005E18D3">
        <w:rPr>
          <w:lang w:val="en-US"/>
        </w:rPr>
        <w:t xml:space="preserve">Link: </w:t>
      </w:r>
      <w:hyperlink r:id="rId14" w:history="1">
        <w:r w:rsidRPr="003F68DD">
          <w:rPr>
            <w:rStyle w:val="Hyperlink"/>
            <w:lang w:val="en-US"/>
          </w:rPr>
          <w:t>https://www.ibm.com/analytics/watson-analytics/us-en/</w:t>
        </w:r>
      </w:hyperlink>
    </w:p>
    <w:p w14:paraId="40ED5278" w14:textId="77777777" w:rsidR="005E18D3" w:rsidRPr="005E18D3" w:rsidRDefault="005E18D3" w:rsidP="005E18D3">
      <w:pPr>
        <w:pStyle w:val="ListParagraph"/>
        <w:numPr>
          <w:ilvl w:val="0"/>
          <w:numId w:val="17"/>
        </w:numPr>
        <w:ind w:left="0" w:firstLine="567"/>
        <w:rPr>
          <w:i/>
          <w:lang w:val="en-US"/>
        </w:rPr>
      </w:pPr>
      <w:r>
        <w:rPr>
          <w:i/>
          <w:lang w:val="en-US"/>
        </w:rPr>
        <w:t xml:space="preserve"> </w:t>
      </w:r>
      <w:r w:rsidRPr="005E18D3">
        <w:rPr>
          <w:i/>
          <w:lang w:val="en-US"/>
        </w:rPr>
        <w:t>OHDSI</w:t>
      </w:r>
    </w:p>
    <w:p w14:paraId="6B8191B8" w14:textId="77777777" w:rsidR="005E18D3" w:rsidRDefault="005E18D3" w:rsidP="005E18D3">
      <w:pPr>
        <w:rPr>
          <w:lang w:val="en-US"/>
        </w:rPr>
      </w:pPr>
      <w:r w:rsidRPr="005E18D3">
        <w:rPr>
          <w:lang w:val="en-US"/>
        </w:rPr>
        <w:tab/>
        <w:t>The Observational Health Data Sciences and Informatics (or OHDSI, pronounced "Odyssey") program is a multi-stakeholder, interdisciplinary collaborative to bring out the value of health data through large-scale analytics. All our solutions are open-source. OHDSI has established an international network of researchers and observational health databases with a central coordinating center</w:t>
      </w:r>
      <w:r>
        <w:rPr>
          <w:lang w:val="en-US"/>
        </w:rPr>
        <w:t xml:space="preserve"> housed at Columbia University.</w:t>
      </w:r>
    </w:p>
    <w:p w14:paraId="64C02EA9" w14:textId="77777777" w:rsidR="005E18D3" w:rsidRDefault="005E18D3" w:rsidP="005E18D3">
      <w:pPr>
        <w:rPr>
          <w:lang w:val="en-US"/>
        </w:rPr>
      </w:pPr>
      <w:r>
        <w:rPr>
          <w:lang w:val="en-US"/>
        </w:rPr>
        <w:t xml:space="preserve">Technologies: </w:t>
      </w:r>
    </w:p>
    <w:p w14:paraId="3BCAFC1C" w14:textId="77777777" w:rsidR="005E18D3" w:rsidRPr="005E18D3" w:rsidRDefault="005E18D3" w:rsidP="008F5DC5">
      <w:pPr>
        <w:pStyle w:val="ListParagraph"/>
        <w:numPr>
          <w:ilvl w:val="0"/>
          <w:numId w:val="16"/>
        </w:numPr>
        <w:ind w:left="0" w:firstLine="567"/>
        <w:rPr>
          <w:lang w:val="en-US"/>
        </w:rPr>
      </w:pPr>
      <w:r w:rsidRPr="005E18D3">
        <w:rPr>
          <w:lang w:val="en-US"/>
        </w:rPr>
        <w:t>Atlas (a web-based integrated platform for database exploration, standardized vocabulary browing, cohort definition, and population-level analysis)</w:t>
      </w:r>
    </w:p>
    <w:p w14:paraId="75369B88" w14:textId="77777777" w:rsidR="005E18D3" w:rsidRPr="005E18D3" w:rsidRDefault="005E18D3" w:rsidP="008F5DC5">
      <w:pPr>
        <w:pStyle w:val="ListParagraph"/>
        <w:numPr>
          <w:ilvl w:val="0"/>
          <w:numId w:val="16"/>
        </w:numPr>
        <w:ind w:left="0" w:firstLine="567"/>
        <w:rPr>
          <w:lang w:val="en-US"/>
        </w:rPr>
      </w:pPr>
      <w:r w:rsidRPr="005E18D3">
        <w:rPr>
          <w:lang w:val="en-US"/>
        </w:rPr>
        <w:t>Achilles (a standardized database profiling tool for database characterization and data quality assessment)</w:t>
      </w:r>
    </w:p>
    <w:p w14:paraId="4AF996AF" w14:textId="77777777" w:rsidR="005E18D3" w:rsidRPr="005E18D3" w:rsidRDefault="005E18D3" w:rsidP="008F5DC5">
      <w:pPr>
        <w:pStyle w:val="ListParagraph"/>
        <w:numPr>
          <w:ilvl w:val="0"/>
          <w:numId w:val="16"/>
        </w:numPr>
        <w:ind w:left="0" w:firstLine="567"/>
        <w:rPr>
          <w:lang w:val="en-US"/>
        </w:rPr>
      </w:pPr>
      <w:r w:rsidRPr="005E18D3">
        <w:rPr>
          <w:lang w:val="en-US"/>
        </w:rPr>
        <w:t>Calypso (an analytical component for clinical study feasibility assessment)</w:t>
      </w:r>
    </w:p>
    <w:p w14:paraId="64168F2A" w14:textId="77777777" w:rsidR="005E18D3" w:rsidRPr="005E18D3" w:rsidRDefault="005E18D3" w:rsidP="008F5DC5">
      <w:pPr>
        <w:pStyle w:val="ListParagraph"/>
        <w:numPr>
          <w:ilvl w:val="0"/>
          <w:numId w:val="16"/>
        </w:numPr>
        <w:ind w:left="0" w:firstLine="567"/>
        <w:rPr>
          <w:lang w:val="en-US"/>
        </w:rPr>
      </w:pPr>
      <w:r w:rsidRPr="005E18D3">
        <w:rPr>
          <w:lang w:val="en-US"/>
        </w:rPr>
        <w:t>KnowledgeWebBase (an experimental user interface for exploration of data present in the LAERTES evidence base)</w:t>
      </w:r>
    </w:p>
    <w:p w14:paraId="507F250F" w14:textId="77777777" w:rsidR="005E18D3" w:rsidRDefault="005E18D3" w:rsidP="005E18D3">
      <w:pPr>
        <w:rPr>
          <w:lang w:val="en-US"/>
        </w:rPr>
      </w:pPr>
      <w:r>
        <w:rPr>
          <w:lang w:val="en-US"/>
        </w:rPr>
        <w:t xml:space="preserve">Link: </w:t>
      </w:r>
      <w:hyperlink r:id="rId15" w:history="1">
        <w:r w:rsidRPr="003F68DD">
          <w:rPr>
            <w:rStyle w:val="Hyperlink"/>
            <w:lang w:val="en-US"/>
          </w:rPr>
          <w:t>http://www.ohdsi.org/</w:t>
        </w:r>
      </w:hyperlink>
    </w:p>
    <w:p w14:paraId="38BD9262" w14:textId="77777777" w:rsidR="005E18D3" w:rsidRPr="008F5DC5" w:rsidRDefault="005E18D3" w:rsidP="005E18D3">
      <w:pPr>
        <w:pStyle w:val="ListParagraph"/>
        <w:numPr>
          <w:ilvl w:val="0"/>
          <w:numId w:val="17"/>
        </w:numPr>
        <w:ind w:left="0" w:firstLine="567"/>
        <w:rPr>
          <w:i/>
          <w:lang w:val="en-US"/>
        </w:rPr>
      </w:pPr>
      <w:r w:rsidRPr="008F5DC5">
        <w:rPr>
          <w:i/>
          <w:lang w:val="en-US"/>
        </w:rPr>
        <w:t xml:space="preserve"> Easy Med Stat</w:t>
      </w:r>
    </w:p>
    <w:p w14:paraId="5BA57C96" w14:textId="77777777" w:rsidR="005E18D3" w:rsidRDefault="005E18D3" w:rsidP="005E18D3">
      <w:pPr>
        <w:rPr>
          <w:lang w:val="en-US"/>
        </w:rPr>
      </w:pPr>
      <w:r w:rsidRPr="005E18D3">
        <w:rPr>
          <w:lang w:val="en-US"/>
        </w:rPr>
        <w:t>Medical Statistic Analysis</w:t>
      </w:r>
    </w:p>
    <w:p w14:paraId="76A96F2A" w14:textId="77777777" w:rsidR="005E18D3" w:rsidRPr="005E18D3" w:rsidRDefault="005E18D3" w:rsidP="005E18D3">
      <w:pPr>
        <w:rPr>
          <w:lang w:val="fr-FR"/>
        </w:rPr>
      </w:pPr>
      <w:r w:rsidRPr="005E18D3">
        <w:rPr>
          <w:lang w:val="fr-FR"/>
        </w:rPr>
        <w:t xml:space="preserve">Technologies: </w:t>
      </w:r>
      <w:r>
        <w:rPr>
          <w:lang w:val="fr-FR"/>
        </w:rPr>
        <w:t>PHP</w:t>
      </w:r>
    </w:p>
    <w:p w14:paraId="5D1A94F1" w14:textId="77777777" w:rsidR="005E18D3" w:rsidRDefault="005E18D3" w:rsidP="005E18D3">
      <w:pPr>
        <w:rPr>
          <w:lang w:val="en-US"/>
        </w:rPr>
      </w:pPr>
      <w:r w:rsidRPr="005E18D3">
        <w:rPr>
          <w:lang w:val="en-US"/>
        </w:rPr>
        <w:t>Link:</w:t>
      </w:r>
      <w:r>
        <w:rPr>
          <w:lang w:val="en-US"/>
        </w:rPr>
        <w:t xml:space="preserve"> </w:t>
      </w:r>
      <w:hyperlink r:id="rId16" w:history="1">
        <w:r w:rsidRPr="003F68DD">
          <w:rPr>
            <w:rStyle w:val="Hyperlink"/>
            <w:lang w:val="en-US"/>
          </w:rPr>
          <w:t>http://www.easymedstat.com/</w:t>
        </w:r>
      </w:hyperlink>
    </w:p>
    <w:p w14:paraId="5FD0D6F6" w14:textId="77777777" w:rsidR="005E18D3" w:rsidRPr="008F5DC5" w:rsidRDefault="005E18D3" w:rsidP="005E18D3">
      <w:pPr>
        <w:pStyle w:val="ListParagraph"/>
        <w:numPr>
          <w:ilvl w:val="0"/>
          <w:numId w:val="17"/>
        </w:numPr>
        <w:ind w:left="0" w:firstLine="567"/>
        <w:rPr>
          <w:i/>
          <w:lang w:val="en-US"/>
        </w:rPr>
      </w:pPr>
      <w:r>
        <w:rPr>
          <w:lang w:val="en-US"/>
        </w:rPr>
        <w:t xml:space="preserve"> </w:t>
      </w:r>
      <w:r w:rsidRPr="008F5DC5">
        <w:rPr>
          <w:i/>
          <w:lang w:val="en-US"/>
        </w:rPr>
        <w:t>FreeMED</w:t>
      </w:r>
    </w:p>
    <w:p w14:paraId="69D38D68" w14:textId="77777777" w:rsidR="005E18D3" w:rsidRPr="005E18D3" w:rsidRDefault="005E18D3" w:rsidP="005E18D3">
      <w:pPr>
        <w:rPr>
          <w:lang w:val="en-US"/>
        </w:rPr>
      </w:pPr>
      <w:r w:rsidRPr="005E18D3">
        <w:rPr>
          <w:lang w:val="en-US"/>
        </w:rPr>
        <w:tab/>
        <w:t>FreeMED is an open-source, old-as-dirt EMR. Founded in 1999, it’s one of the longest-running open source EMRs out there. It boasts over 81,000 downloads and implementation in everything from small private practices to large government hospitals.</w:t>
      </w:r>
    </w:p>
    <w:p w14:paraId="73E4BA27" w14:textId="77777777" w:rsidR="005E18D3" w:rsidRPr="00A03936" w:rsidRDefault="00A03936" w:rsidP="005E18D3">
      <w:pPr>
        <w:rPr>
          <w:lang w:val="fr-FR"/>
        </w:rPr>
      </w:pPr>
      <w:r w:rsidRPr="005E18D3">
        <w:rPr>
          <w:lang w:val="fr-FR"/>
        </w:rPr>
        <w:t xml:space="preserve">Technologies: </w:t>
      </w:r>
      <w:r w:rsidR="005E18D3" w:rsidRPr="00A03936">
        <w:rPr>
          <w:lang w:val="fr-FR"/>
        </w:rPr>
        <w:t>Web service</w:t>
      </w:r>
    </w:p>
    <w:p w14:paraId="28C64F2C" w14:textId="77777777" w:rsidR="00A03936" w:rsidRPr="00A03936" w:rsidRDefault="00A03936" w:rsidP="00A03936">
      <w:pPr>
        <w:rPr>
          <w:lang w:val="en-US"/>
        </w:rPr>
      </w:pPr>
      <w:r w:rsidRPr="005E18D3">
        <w:rPr>
          <w:lang w:val="en-US"/>
        </w:rPr>
        <w:lastRenderedPageBreak/>
        <w:t>Link:</w:t>
      </w:r>
      <w:r>
        <w:rPr>
          <w:lang w:val="en-US"/>
        </w:rPr>
        <w:t xml:space="preserve"> </w:t>
      </w:r>
      <w:hyperlink r:id="rId17" w:history="1">
        <w:r w:rsidRPr="00A03936">
          <w:rPr>
            <w:rStyle w:val="Hyperlink"/>
            <w:lang w:val="en-US"/>
          </w:rPr>
          <w:t>http://freemedsoftware.org/</w:t>
        </w:r>
      </w:hyperlink>
    </w:p>
    <w:p w14:paraId="5AD81F21" w14:textId="77777777" w:rsidR="00A03936" w:rsidRPr="008F5DC5" w:rsidRDefault="00A03936" w:rsidP="00A03936">
      <w:pPr>
        <w:pStyle w:val="ListParagraph"/>
        <w:numPr>
          <w:ilvl w:val="0"/>
          <w:numId w:val="17"/>
        </w:numPr>
        <w:ind w:left="0" w:firstLine="567"/>
        <w:rPr>
          <w:i/>
          <w:lang w:val="en-US"/>
        </w:rPr>
      </w:pPr>
      <w:r>
        <w:rPr>
          <w:lang w:val="en-US"/>
        </w:rPr>
        <w:t xml:space="preserve"> </w:t>
      </w:r>
      <w:r w:rsidRPr="008F5DC5">
        <w:rPr>
          <w:i/>
          <w:lang w:val="en-US"/>
        </w:rPr>
        <w:t>REMITT</w:t>
      </w:r>
      <w:r w:rsidRPr="008F5DC5">
        <w:rPr>
          <w:i/>
          <w:lang w:val="en-US"/>
        </w:rPr>
        <w:tab/>
      </w:r>
    </w:p>
    <w:p w14:paraId="302F0E27" w14:textId="77777777" w:rsidR="008F5DC5" w:rsidRDefault="005E18D3" w:rsidP="005E18D3">
      <w:pPr>
        <w:rPr>
          <w:lang w:val="en-US"/>
        </w:rPr>
      </w:pPr>
      <w:r w:rsidRPr="005E18D3">
        <w:rPr>
          <w:lang w:val="en-US"/>
        </w:rPr>
        <w:t>REMITT is a revolutionary medical information translation and transmission system, which is primarily used for preparing and submitting medical billing data.</w:t>
      </w:r>
    </w:p>
    <w:p w14:paraId="183ECDDB" w14:textId="77777777" w:rsidR="008F5DC5" w:rsidRDefault="008F5DC5" w:rsidP="008F5DC5">
      <w:pPr>
        <w:rPr>
          <w:lang w:val="en-US"/>
        </w:rPr>
      </w:pPr>
      <w:r>
        <w:rPr>
          <w:lang w:val="en-US"/>
        </w:rPr>
        <w:t xml:space="preserve">Technologies: </w:t>
      </w:r>
      <w:r w:rsidR="005E18D3" w:rsidRPr="005E18D3">
        <w:rPr>
          <w:lang w:val="en-US"/>
        </w:rPr>
        <w:tab/>
      </w:r>
    </w:p>
    <w:p w14:paraId="3C6BFC50" w14:textId="77777777" w:rsidR="005E18D3" w:rsidRPr="008F5DC5" w:rsidRDefault="005E18D3" w:rsidP="008F5DC5">
      <w:pPr>
        <w:pStyle w:val="ListParagraph"/>
        <w:numPr>
          <w:ilvl w:val="0"/>
          <w:numId w:val="18"/>
        </w:numPr>
        <w:ind w:left="0" w:firstLine="567"/>
        <w:rPr>
          <w:lang w:val="en-US"/>
        </w:rPr>
      </w:pPr>
      <w:r w:rsidRPr="008F5DC5">
        <w:rPr>
          <w:lang w:val="en-US"/>
        </w:rPr>
        <w:t>Written using Java 1.6 / J2EE application standard.</w:t>
      </w:r>
    </w:p>
    <w:p w14:paraId="15BB53EB" w14:textId="77777777" w:rsidR="005E18D3" w:rsidRPr="008F5DC5" w:rsidRDefault="005E18D3" w:rsidP="008F5DC5">
      <w:pPr>
        <w:pStyle w:val="ListParagraph"/>
        <w:numPr>
          <w:ilvl w:val="0"/>
          <w:numId w:val="18"/>
        </w:numPr>
        <w:ind w:left="0" w:firstLine="567"/>
        <w:rPr>
          <w:lang w:val="en-US"/>
        </w:rPr>
      </w:pPr>
      <w:r w:rsidRPr="008F5DC5">
        <w:rPr>
          <w:lang w:val="en-US"/>
        </w:rPr>
        <w:t>MySQL-database backed operation.</w:t>
      </w:r>
    </w:p>
    <w:p w14:paraId="4E8F2374" w14:textId="77777777" w:rsidR="008F5DC5" w:rsidRPr="008F5DC5" w:rsidRDefault="005E18D3" w:rsidP="008F5DC5">
      <w:pPr>
        <w:pStyle w:val="ListParagraph"/>
        <w:numPr>
          <w:ilvl w:val="0"/>
          <w:numId w:val="18"/>
        </w:numPr>
        <w:ind w:left="0" w:firstLine="567"/>
        <w:rPr>
          <w:lang w:val="en-US"/>
        </w:rPr>
      </w:pPr>
      <w:r w:rsidRPr="008F5DC5">
        <w:rPr>
          <w:lang w:val="en-US"/>
        </w:rPr>
        <w:t>Full REST/SOAP interface with WSDL.</w:t>
      </w:r>
    </w:p>
    <w:p w14:paraId="6450051C" w14:textId="77777777" w:rsidR="005E18D3" w:rsidRPr="008F5DC5" w:rsidRDefault="005E18D3" w:rsidP="008F5DC5">
      <w:pPr>
        <w:pStyle w:val="ListParagraph"/>
        <w:numPr>
          <w:ilvl w:val="0"/>
          <w:numId w:val="18"/>
        </w:numPr>
        <w:ind w:left="0" w:firstLine="567"/>
        <w:rPr>
          <w:lang w:val="en-US"/>
        </w:rPr>
      </w:pPr>
      <w:r w:rsidRPr="008F5DC5">
        <w:rPr>
          <w:lang w:val="en-US"/>
        </w:rPr>
        <w:t>Supports processing X12 835 remittance information and pushing it back to an EMR/PM system via SOAP callbacks.</w:t>
      </w:r>
    </w:p>
    <w:p w14:paraId="6CE0F98E" w14:textId="77777777" w:rsidR="008F5DC5" w:rsidRPr="008F5DC5" w:rsidRDefault="005E18D3" w:rsidP="008F5DC5">
      <w:pPr>
        <w:pStyle w:val="ListParagraph"/>
        <w:numPr>
          <w:ilvl w:val="0"/>
          <w:numId w:val="18"/>
        </w:numPr>
        <w:ind w:left="0" w:firstLine="567"/>
        <w:rPr>
          <w:lang w:val="en-US"/>
        </w:rPr>
      </w:pPr>
      <w:r w:rsidRPr="008F5DC5">
        <w:rPr>
          <w:lang w:val="en-US"/>
        </w:rPr>
        <w:t>Web interface to allow configuration per user, testing of individual plugins, etc.</w:t>
      </w:r>
    </w:p>
    <w:p w14:paraId="0DD2BC7E" w14:textId="77777777" w:rsidR="005E18D3" w:rsidRPr="008F5DC5" w:rsidRDefault="005E18D3" w:rsidP="008F5DC5">
      <w:pPr>
        <w:pStyle w:val="ListParagraph"/>
        <w:numPr>
          <w:ilvl w:val="0"/>
          <w:numId w:val="18"/>
        </w:numPr>
        <w:ind w:left="0" w:firstLine="567"/>
        <w:rPr>
          <w:lang w:val="en-US"/>
        </w:rPr>
      </w:pPr>
      <w:r w:rsidRPr="008F5DC5">
        <w:rPr>
          <w:lang w:val="en-US"/>
        </w:rPr>
        <w:t>JUnit testing using JUnitEE with web interface for full regression and functionality testing.</w:t>
      </w:r>
    </w:p>
    <w:p w14:paraId="6895E3A5" w14:textId="77777777" w:rsidR="005E18D3" w:rsidRPr="008F5DC5" w:rsidRDefault="005E18D3" w:rsidP="008F5DC5">
      <w:pPr>
        <w:pStyle w:val="ListParagraph"/>
        <w:numPr>
          <w:ilvl w:val="0"/>
          <w:numId w:val="18"/>
        </w:numPr>
        <w:ind w:left="0" w:firstLine="567"/>
        <w:rPr>
          <w:lang w:val="en-US"/>
        </w:rPr>
      </w:pPr>
      <w:r w:rsidRPr="008F5DC5">
        <w:rPr>
          <w:lang w:val="en-US"/>
        </w:rPr>
        <w:t>File scooper support for pulling remittance and other claim data from clearinghouses.</w:t>
      </w:r>
    </w:p>
    <w:p w14:paraId="594B21C8" w14:textId="77777777" w:rsidR="005E18D3" w:rsidRPr="008F5DC5" w:rsidRDefault="005E18D3" w:rsidP="008F5DC5">
      <w:pPr>
        <w:pStyle w:val="ListParagraph"/>
        <w:numPr>
          <w:ilvl w:val="0"/>
          <w:numId w:val="18"/>
        </w:numPr>
        <w:ind w:left="0" w:firstLine="567"/>
        <w:rPr>
          <w:lang w:val="en-US"/>
        </w:rPr>
      </w:pPr>
      <w:r w:rsidRPr="008F5DC5">
        <w:rPr>
          <w:lang w:val="en-US"/>
        </w:rPr>
        <w:t>Scriptable claim submission using Javascript scripting for clearinghouses.</w:t>
      </w:r>
    </w:p>
    <w:p w14:paraId="325BE4A0" w14:textId="77777777" w:rsidR="005E18D3" w:rsidRPr="008F5DC5" w:rsidRDefault="005E18D3" w:rsidP="008F5DC5">
      <w:pPr>
        <w:pStyle w:val="ListParagraph"/>
        <w:numPr>
          <w:ilvl w:val="0"/>
          <w:numId w:val="18"/>
        </w:numPr>
        <w:ind w:left="0" w:firstLine="567"/>
        <w:rPr>
          <w:lang w:val="en-US"/>
        </w:rPr>
      </w:pPr>
      <w:r w:rsidRPr="008F5DC5">
        <w:rPr>
          <w:lang w:val="en-US"/>
        </w:rPr>
        <w:t>Fully database-backed filestore for claims, remittance and processing data with audit/processing trail.</w:t>
      </w:r>
    </w:p>
    <w:p w14:paraId="0A5EA858" w14:textId="77777777" w:rsidR="008F5DC5" w:rsidRDefault="008F5DC5" w:rsidP="008F5DC5">
      <w:pPr>
        <w:ind w:firstLine="0"/>
        <w:rPr>
          <w:lang w:val="en-US"/>
        </w:rPr>
      </w:pPr>
      <w:r w:rsidRPr="005E18D3">
        <w:rPr>
          <w:lang w:val="en-US"/>
        </w:rPr>
        <w:t>Link:</w:t>
      </w:r>
      <w:r>
        <w:rPr>
          <w:lang w:val="en-US"/>
        </w:rPr>
        <w:t xml:space="preserve"> </w:t>
      </w:r>
      <w:hyperlink r:id="rId18" w:history="1">
        <w:r w:rsidRPr="003F68DD">
          <w:rPr>
            <w:rStyle w:val="Hyperlink"/>
            <w:lang w:val="en-US"/>
          </w:rPr>
          <w:t>http://remitt.org/</w:t>
        </w:r>
      </w:hyperlink>
    </w:p>
    <w:p w14:paraId="6C6CDFC1" w14:textId="6B7AA8BA" w:rsidR="00B53A6D" w:rsidRDefault="00B53A6D" w:rsidP="00B53A6D">
      <w:pPr>
        <w:rPr>
          <w:lang w:val="en-US"/>
        </w:rPr>
      </w:pPr>
      <w:r>
        <w:rPr>
          <w:lang w:val="en-US"/>
        </w:rPr>
        <w:t>E</w:t>
      </w:r>
      <w:r w:rsidRPr="00B53A6D">
        <w:rPr>
          <w:lang w:val="en-US"/>
        </w:rPr>
        <w:t xml:space="preserve">xisting solutions do not make a complex analysis of medical and pollution data at the same time. They just analyze one sphere: or medicine, or pollution data. Also, some of existing solutions are commercial and not open source. </w:t>
      </w:r>
    </w:p>
    <w:p w14:paraId="5BA7C8C0" w14:textId="06CC3094" w:rsidR="00FC61B6" w:rsidRDefault="00FC61B6" w:rsidP="00FC61B6">
      <w:pPr>
        <w:pStyle w:val="Heading2"/>
        <w:rPr>
          <w:lang w:val="en-US"/>
        </w:rPr>
      </w:pPr>
      <w:bookmarkStart w:id="16" w:name="_Toc478116858"/>
      <w:r>
        <w:rPr>
          <w:lang w:val="en-US"/>
        </w:rPr>
        <w:t xml:space="preserve">3.3 </w:t>
      </w:r>
      <w:bookmarkStart w:id="17" w:name="_Toc450401547"/>
      <w:r>
        <w:rPr>
          <w:lang w:val="en-US"/>
        </w:rPr>
        <w:t xml:space="preserve">Comparing </w:t>
      </w:r>
      <w:bookmarkEnd w:id="17"/>
      <w:r>
        <w:rPr>
          <w:lang w:val="en-US"/>
        </w:rPr>
        <w:t>projects</w:t>
      </w:r>
      <w:bookmarkEnd w:id="16"/>
    </w:p>
    <w:tbl>
      <w:tblPr>
        <w:tblStyle w:val="GridTable6Colorful-Accent5"/>
        <w:tblW w:w="10681" w:type="dxa"/>
        <w:tblInd w:w="-905" w:type="dxa"/>
        <w:tblLayout w:type="fixed"/>
        <w:tblLook w:val="04A0" w:firstRow="1" w:lastRow="0" w:firstColumn="1" w:lastColumn="0" w:noHBand="0" w:noVBand="1"/>
      </w:tblPr>
      <w:tblGrid>
        <w:gridCol w:w="1893"/>
        <w:gridCol w:w="2025"/>
        <w:gridCol w:w="2025"/>
        <w:gridCol w:w="1478"/>
        <w:gridCol w:w="1701"/>
        <w:gridCol w:w="1559"/>
      </w:tblGrid>
      <w:tr w:rsidR="00FC61B6" w14:paraId="0D6157BB" w14:textId="77777777" w:rsidTr="008C7F28">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893" w:type="dxa"/>
            <w:tcBorders>
              <w:bottom w:val="single" w:sz="4" w:space="0" w:color="9CC2E5" w:themeColor="accent5" w:themeTint="99"/>
              <w:tl2br w:val="single" w:sz="12" w:space="0" w:color="9CC2E5" w:themeColor="accent5" w:themeTint="99"/>
            </w:tcBorders>
          </w:tcPr>
          <w:p w14:paraId="268E6662" w14:textId="77777777" w:rsidR="00FC61B6" w:rsidRPr="001A11B0" w:rsidRDefault="00FC61B6" w:rsidP="00FC61B6">
            <w:pPr>
              <w:spacing w:line="240" w:lineRule="auto"/>
              <w:ind w:firstLine="0"/>
              <w:jc w:val="right"/>
              <w:rPr>
                <w:sz w:val="28"/>
                <w:szCs w:val="28"/>
                <w:lang w:val="ru-RU"/>
              </w:rPr>
            </w:pPr>
            <w:r>
              <w:rPr>
                <w:lang w:val="ru-RU"/>
              </w:rPr>
              <w:t xml:space="preserve">        </w:t>
            </w:r>
            <w:r w:rsidRPr="001A11B0">
              <w:rPr>
                <w:sz w:val="28"/>
                <w:szCs w:val="28"/>
              </w:rPr>
              <w:t>Criteria</w:t>
            </w:r>
          </w:p>
          <w:p w14:paraId="3FFA817D" w14:textId="77777777" w:rsidR="00FC61B6" w:rsidRDefault="00FC61B6" w:rsidP="00FC61B6">
            <w:pPr>
              <w:spacing w:line="240" w:lineRule="auto"/>
              <w:ind w:firstLine="0"/>
            </w:pPr>
          </w:p>
          <w:p w14:paraId="0846619E" w14:textId="77777777" w:rsidR="00FC61B6" w:rsidRDefault="00FC61B6" w:rsidP="00FC61B6">
            <w:pPr>
              <w:spacing w:line="240" w:lineRule="auto"/>
              <w:ind w:firstLine="0"/>
              <w:rPr>
                <w:sz w:val="28"/>
                <w:szCs w:val="28"/>
              </w:rPr>
            </w:pPr>
          </w:p>
          <w:p w14:paraId="0F1BAFA3" w14:textId="77777777" w:rsidR="00FC61B6" w:rsidRPr="001A11B0" w:rsidRDefault="00FC61B6" w:rsidP="00FC61B6">
            <w:pPr>
              <w:spacing w:line="240" w:lineRule="auto"/>
              <w:ind w:firstLine="0"/>
              <w:rPr>
                <w:sz w:val="28"/>
                <w:szCs w:val="28"/>
              </w:rPr>
            </w:pPr>
            <w:r w:rsidRPr="001A11B0">
              <w:rPr>
                <w:sz w:val="28"/>
                <w:szCs w:val="28"/>
              </w:rPr>
              <w:t>Project</w:t>
            </w:r>
          </w:p>
        </w:tc>
        <w:tc>
          <w:tcPr>
            <w:tcW w:w="2025" w:type="dxa"/>
            <w:vAlign w:val="center"/>
          </w:tcPr>
          <w:p w14:paraId="342DAD66" w14:textId="77777777" w:rsidR="00FC61B6" w:rsidRDefault="00FC61B6" w:rsidP="00FC61B6">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t>Analysis of medical data</w:t>
            </w:r>
          </w:p>
        </w:tc>
        <w:tc>
          <w:tcPr>
            <w:tcW w:w="2025" w:type="dxa"/>
            <w:vAlign w:val="center"/>
          </w:tcPr>
          <w:p w14:paraId="5761E9D6" w14:textId="77777777" w:rsidR="00FC61B6" w:rsidRDefault="00FC61B6" w:rsidP="00FC61B6">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t>Analysis of environment data</w:t>
            </w:r>
          </w:p>
        </w:tc>
        <w:tc>
          <w:tcPr>
            <w:tcW w:w="1478" w:type="dxa"/>
            <w:vAlign w:val="center"/>
          </w:tcPr>
          <w:p w14:paraId="62549107" w14:textId="77777777" w:rsidR="00FC61B6" w:rsidRDefault="00FC61B6" w:rsidP="00FC61B6">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t>Open-source solution</w:t>
            </w:r>
          </w:p>
        </w:tc>
        <w:tc>
          <w:tcPr>
            <w:tcW w:w="1701" w:type="dxa"/>
            <w:vAlign w:val="center"/>
          </w:tcPr>
          <w:p w14:paraId="614CB506" w14:textId="77777777" w:rsidR="00FC61B6" w:rsidRDefault="00FC61B6" w:rsidP="00FC61B6">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t>Big Data</w:t>
            </w:r>
          </w:p>
        </w:tc>
        <w:tc>
          <w:tcPr>
            <w:tcW w:w="1559" w:type="dxa"/>
            <w:vAlign w:val="center"/>
          </w:tcPr>
          <w:p w14:paraId="56C98E34" w14:textId="77777777" w:rsidR="00FC61B6" w:rsidRPr="00082867" w:rsidRDefault="00FC61B6" w:rsidP="00FC61B6">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t>Real time analysis</w:t>
            </w:r>
          </w:p>
        </w:tc>
      </w:tr>
      <w:tr w:rsidR="00FC61B6" w14:paraId="3D3EFCDC" w14:textId="77777777" w:rsidTr="008C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Borders>
              <w:top w:val="single" w:sz="4" w:space="0" w:color="9CC2E5" w:themeColor="accent5" w:themeTint="99"/>
            </w:tcBorders>
            <w:vAlign w:val="center"/>
          </w:tcPr>
          <w:p w14:paraId="6A6F578E" w14:textId="77777777" w:rsidR="00FC61B6" w:rsidRDefault="00FC61B6" w:rsidP="00FC61B6">
            <w:pPr>
              <w:spacing w:line="240" w:lineRule="auto"/>
              <w:ind w:firstLine="0"/>
              <w:jc w:val="center"/>
            </w:pPr>
            <w:r>
              <w:t>Air Paca</w:t>
            </w:r>
          </w:p>
        </w:tc>
        <w:tc>
          <w:tcPr>
            <w:tcW w:w="2025" w:type="dxa"/>
            <w:vAlign w:val="center"/>
          </w:tcPr>
          <w:p w14:paraId="4C7ECC62" w14:textId="77777777" w:rsidR="00FC61B6" w:rsidRPr="00DE70E8" w:rsidRDefault="00FC61B6" w:rsidP="00FC61B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rPr>
            </w:pPr>
          </w:p>
        </w:tc>
        <w:tc>
          <w:tcPr>
            <w:tcW w:w="2025" w:type="dxa"/>
            <w:vAlign w:val="center"/>
          </w:tcPr>
          <w:p w14:paraId="3773B7B9" w14:textId="77777777" w:rsidR="00FC61B6" w:rsidRPr="00DE70E8" w:rsidRDefault="00FC61B6" w:rsidP="00FC61B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rPr>
            </w:pPr>
            <w:r w:rsidRPr="00DE70E8">
              <w:rPr>
                <w:b/>
              </w:rPr>
              <w:sym w:font="Wingdings" w:char="F0FC"/>
            </w:r>
          </w:p>
        </w:tc>
        <w:tc>
          <w:tcPr>
            <w:tcW w:w="1478" w:type="dxa"/>
            <w:vAlign w:val="center"/>
          </w:tcPr>
          <w:p w14:paraId="6D5C122A" w14:textId="77777777" w:rsidR="00FC61B6" w:rsidRPr="00DE70E8" w:rsidRDefault="00FC61B6" w:rsidP="00FC61B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rPr>
            </w:pPr>
            <w:r w:rsidRPr="00DE70E8">
              <w:rPr>
                <w:b/>
              </w:rPr>
              <w:sym w:font="Wingdings" w:char="F0FC"/>
            </w:r>
          </w:p>
        </w:tc>
        <w:tc>
          <w:tcPr>
            <w:tcW w:w="1701" w:type="dxa"/>
            <w:vAlign w:val="center"/>
          </w:tcPr>
          <w:p w14:paraId="0031CCEC" w14:textId="77777777" w:rsidR="00FC61B6" w:rsidRPr="00DE70E8" w:rsidRDefault="00FC61B6" w:rsidP="00FC61B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rPr>
            </w:pPr>
            <w:r w:rsidRPr="00DE70E8">
              <w:rPr>
                <w:b/>
              </w:rPr>
              <w:sym w:font="Wingdings" w:char="F0FC"/>
            </w:r>
          </w:p>
        </w:tc>
        <w:tc>
          <w:tcPr>
            <w:tcW w:w="1559" w:type="dxa"/>
            <w:vAlign w:val="center"/>
          </w:tcPr>
          <w:p w14:paraId="118F305C" w14:textId="77777777" w:rsidR="00FC61B6" w:rsidRDefault="00FC61B6" w:rsidP="00FC61B6">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rsidRPr="00DE70E8">
              <w:rPr>
                <w:b/>
              </w:rPr>
              <w:sym w:font="Wingdings" w:char="F0FC"/>
            </w:r>
          </w:p>
        </w:tc>
      </w:tr>
      <w:tr w:rsidR="00FC61B6" w14:paraId="0B23F53E" w14:textId="77777777" w:rsidTr="008C7F28">
        <w:tc>
          <w:tcPr>
            <w:cnfStyle w:val="001000000000" w:firstRow="0" w:lastRow="0" w:firstColumn="1" w:lastColumn="0" w:oddVBand="0" w:evenVBand="0" w:oddHBand="0" w:evenHBand="0" w:firstRowFirstColumn="0" w:firstRowLastColumn="0" w:lastRowFirstColumn="0" w:lastRowLastColumn="0"/>
            <w:tcW w:w="1893" w:type="dxa"/>
            <w:vAlign w:val="center"/>
          </w:tcPr>
          <w:p w14:paraId="3477580C" w14:textId="77777777" w:rsidR="00FC61B6" w:rsidRDefault="00FC61B6" w:rsidP="00FC61B6">
            <w:pPr>
              <w:spacing w:line="240" w:lineRule="auto"/>
              <w:ind w:firstLine="0"/>
              <w:jc w:val="center"/>
            </w:pPr>
            <w:r>
              <w:t>Open Air</w:t>
            </w:r>
          </w:p>
        </w:tc>
        <w:tc>
          <w:tcPr>
            <w:tcW w:w="2025" w:type="dxa"/>
            <w:vAlign w:val="center"/>
          </w:tcPr>
          <w:p w14:paraId="6179A564" w14:textId="77777777" w:rsidR="00FC61B6" w:rsidRPr="00DE70E8" w:rsidRDefault="00FC61B6" w:rsidP="00FC61B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p>
        </w:tc>
        <w:tc>
          <w:tcPr>
            <w:tcW w:w="2025" w:type="dxa"/>
            <w:vAlign w:val="center"/>
          </w:tcPr>
          <w:p w14:paraId="12CACFC9" w14:textId="77777777" w:rsidR="00FC61B6" w:rsidRPr="00DE70E8" w:rsidRDefault="00FC61B6" w:rsidP="00FC61B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r w:rsidRPr="00DE70E8">
              <w:rPr>
                <w:b/>
              </w:rPr>
              <w:sym w:font="Wingdings" w:char="F0FC"/>
            </w:r>
          </w:p>
        </w:tc>
        <w:tc>
          <w:tcPr>
            <w:tcW w:w="1478" w:type="dxa"/>
            <w:vAlign w:val="center"/>
          </w:tcPr>
          <w:p w14:paraId="09921F6D" w14:textId="77777777" w:rsidR="00FC61B6" w:rsidRPr="00DE70E8" w:rsidRDefault="00FC61B6" w:rsidP="00FC61B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r w:rsidRPr="00DE70E8">
              <w:rPr>
                <w:b/>
              </w:rPr>
              <w:sym w:font="Wingdings" w:char="F0FC"/>
            </w:r>
          </w:p>
        </w:tc>
        <w:tc>
          <w:tcPr>
            <w:tcW w:w="1701" w:type="dxa"/>
            <w:vAlign w:val="center"/>
          </w:tcPr>
          <w:p w14:paraId="45CC3E10" w14:textId="77777777" w:rsidR="00FC61B6" w:rsidRDefault="00FC61B6" w:rsidP="00FC61B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DE70E8">
              <w:rPr>
                <w:b/>
              </w:rPr>
              <w:sym w:font="Wingdings" w:char="F0FC"/>
            </w:r>
          </w:p>
        </w:tc>
        <w:tc>
          <w:tcPr>
            <w:tcW w:w="1559" w:type="dxa"/>
            <w:vAlign w:val="center"/>
          </w:tcPr>
          <w:p w14:paraId="4775BEC2" w14:textId="77777777" w:rsidR="00FC61B6" w:rsidRDefault="00FC61B6" w:rsidP="00FC61B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p>
        </w:tc>
      </w:tr>
      <w:tr w:rsidR="00FC61B6" w14:paraId="6C8D650D" w14:textId="77777777" w:rsidTr="008C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7D83FA0D" w14:textId="77777777" w:rsidR="00FC61B6" w:rsidRDefault="00FC61B6" w:rsidP="00FC61B6">
            <w:pPr>
              <w:spacing w:line="240" w:lineRule="auto"/>
              <w:ind w:firstLine="0"/>
              <w:jc w:val="center"/>
            </w:pPr>
            <w:r>
              <w:t>OHDSI</w:t>
            </w:r>
          </w:p>
        </w:tc>
        <w:tc>
          <w:tcPr>
            <w:tcW w:w="2025" w:type="dxa"/>
            <w:vAlign w:val="center"/>
          </w:tcPr>
          <w:p w14:paraId="4B1CBD35" w14:textId="77777777" w:rsidR="00FC61B6" w:rsidRPr="00DE70E8" w:rsidRDefault="00FC61B6" w:rsidP="00FC61B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rPr>
            </w:pPr>
            <w:r w:rsidRPr="00DE70E8">
              <w:rPr>
                <w:b/>
              </w:rPr>
              <w:sym w:font="Wingdings" w:char="F0FC"/>
            </w:r>
          </w:p>
        </w:tc>
        <w:tc>
          <w:tcPr>
            <w:tcW w:w="2025" w:type="dxa"/>
            <w:vAlign w:val="center"/>
          </w:tcPr>
          <w:p w14:paraId="28937718" w14:textId="77777777" w:rsidR="00FC61B6" w:rsidRPr="00DE70E8" w:rsidRDefault="00FC61B6" w:rsidP="00FC61B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rPr>
            </w:pPr>
          </w:p>
        </w:tc>
        <w:tc>
          <w:tcPr>
            <w:tcW w:w="1478" w:type="dxa"/>
            <w:vAlign w:val="center"/>
          </w:tcPr>
          <w:p w14:paraId="3C4C8938" w14:textId="77777777" w:rsidR="00FC61B6" w:rsidRPr="00DE70E8" w:rsidRDefault="00FC61B6" w:rsidP="00FC61B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rPr>
            </w:pPr>
          </w:p>
        </w:tc>
        <w:tc>
          <w:tcPr>
            <w:tcW w:w="1701" w:type="dxa"/>
            <w:vAlign w:val="center"/>
          </w:tcPr>
          <w:p w14:paraId="5F38F758" w14:textId="77777777" w:rsidR="00FC61B6" w:rsidRDefault="00FC61B6" w:rsidP="00FC61B6">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rsidRPr="00DE70E8">
              <w:rPr>
                <w:b/>
              </w:rPr>
              <w:sym w:font="Wingdings" w:char="F0FC"/>
            </w:r>
          </w:p>
        </w:tc>
        <w:tc>
          <w:tcPr>
            <w:tcW w:w="1559" w:type="dxa"/>
            <w:vAlign w:val="center"/>
          </w:tcPr>
          <w:p w14:paraId="2775C82E" w14:textId="77777777" w:rsidR="00FC61B6" w:rsidRDefault="00FC61B6" w:rsidP="00FC61B6">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p>
        </w:tc>
      </w:tr>
      <w:tr w:rsidR="00FC61B6" w14:paraId="73421D52" w14:textId="77777777" w:rsidTr="008C7F28">
        <w:tc>
          <w:tcPr>
            <w:cnfStyle w:val="001000000000" w:firstRow="0" w:lastRow="0" w:firstColumn="1" w:lastColumn="0" w:oddVBand="0" w:evenVBand="0" w:oddHBand="0" w:evenHBand="0" w:firstRowFirstColumn="0" w:firstRowLastColumn="0" w:lastRowFirstColumn="0" w:lastRowLastColumn="0"/>
            <w:tcW w:w="1893" w:type="dxa"/>
            <w:vAlign w:val="center"/>
          </w:tcPr>
          <w:p w14:paraId="076A837C" w14:textId="77777777" w:rsidR="00FC61B6" w:rsidRDefault="00FC61B6" w:rsidP="00FC61B6">
            <w:pPr>
              <w:spacing w:line="240" w:lineRule="auto"/>
              <w:ind w:firstLine="0"/>
              <w:jc w:val="center"/>
            </w:pPr>
            <w:r>
              <w:t>Easy Med Stats</w:t>
            </w:r>
          </w:p>
        </w:tc>
        <w:tc>
          <w:tcPr>
            <w:tcW w:w="2025" w:type="dxa"/>
            <w:vAlign w:val="center"/>
          </w:tcPr>
          <w:p w14:paraId="1C42E4EC" w14:textId="77777777" w:rsidR="00FC61B6" w:rsidRPr="00DE70E8" w:rsidRDefault="00FC61B6" w:rsidP="00FC61B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r w:rsidRPr="00DE70E8">
              <w:rPr>
                <w:b/>
              </w:rPr>
              <w:sym w:font="Wingdings" w:char="F0FC"/>
            </w:r>
          </w:p>
        </w:tc>
        <w:tc>
          <w:tcPr>
            <w:tcW w:w="2025" w:type="dxa"/>
            <w:vAlign w:val="center"/>
          </w:tcPr>
          <w:p w14:paraId="4D54E00A" w14:textId="77777777" w:rsidR="00FC61B6" w:rsidRPr="00DE70E8" w:rsidRDefault="00FC61B6" w:rsidP="00FC61B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p>
        </w:tc>
        <w:tc>
          <w:tcPr>
            <w:tcW w:w="1478" w:type="dxa"/>
            <w:vAlign w:val="center"/>
          </w:tcPr>
          <w:p w14:paraId="4C23C336" w14:textId="77777777" w:rsidR="00FC61B6" w:rsidRPr="00DE70E8" w:rsidRDefault="00FC61B6" w:rsidP="00FC61B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p>
        </w:tc>
        <w:tc>
          <w:tcPr>
            <w:tcW w:w="1701" w:type="dxa"/>
            <w:vAlign w:val="center"/>
          </w:tcPr>
          <w:p w14:paraId="1304D7D2" w14:textId="77777777" w:rsidR="00FC61B6" w:rsidRDefault="00FC61B6" w:rsidP="00FC61B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DE70E8">
              <w:rPr>
                <w:b/>
              </w:rPr>
              <w:sym w:font="Wingdings" w:char="F0FC"/>
            </w:r>
          </w:p>
        </w:tc>
        <w:tc>
          <w:tcPr>
            <w:tcW w:w="1559" w:type="dxa"/>
            <w:vAlign w:val="center"/>
          </w:tcPr>
          <w:p w14:paraId="3BD847AA" w14:textId="77777777" w:rsidR="00FC61B6" w:rsidRDefault="00FC61B6" w:rsidP="00FC61B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p>
        </w:tc>
      </w:tr>
      <w:tr w:rsidR="00FC61B6" w14:paraId="4FA9AE3F" w14:textId="77777777" w:rsidTr="008C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4A6BC774" w14:textId="77777777" w:rsidR="00FC61B6" w:rsidRDefault="00FC61B6" w:rsidP="00FC61B6">
            <w:pPr>
              <w:spacing w:line="240" w:lineRule="auto"/>
              <w:ind w:firstLine="0"/>
              <w:jc w:val="center"/>
            </w:pPr>
            <w:r>
              <w:t>FreeMED</w:t>
            </w:r>
          </w:p>
        </w:tc>
        <w:tc>
          <w:tcPr>
            <w:tcW w:w="2025" w:type="dxa"/>
            <w:vAlign w:val="center"/>
          </w:tcPr>
          <w:p w14:paraId="23CF7FF0" w14:textId="77777777" w:rsidR="00FC61B6" w:rsidRPr="00DE70E8" w:rsidRDefault="00FC61B6" w:rsidP="00FC61B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rPr>
            </w:pPr>
            <w:r w:rsidRPr="00DE70E8">
              <w:rPr>
                <w:b/>
              </w:rPr>
              <w:sym w:font="Wingdings" w:char="F0FC"/>
            </w:r>
          </w:p>
        </w:tc>
        <w:tc>
          <w:tcPr>
            <w:tcW w:w="2025" w:type="dxa"/>
            <w:vAlign w:val="center"/>
          </w:tcPr>
          <w:p w14:paraId="6A6BE903" w14:textId="77777777" w:rsidR="00FC61B6" w:rsidRPr="00DE70E8" w:rsidRDefault="00FC61B6" w:rsidP="00FC61B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rPr>
            </w:pPr>
          </w:p>
        </w:tc>
        <w:tc>
          <w:tcPr>
            <w:tcW w:w="1478" w:type="dxa"/>
            <w:vAlign w:val="center"/>
          </w:tcPr>
          <w:p w14:paraId="48D6F53A" w14:textId="77777777" w:rsidR="00FC61B6" w:rsidRPr="00DE70E8" w:rsidRDefault="00FC61B6" w:rsidP="00FC61B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rPr>
            </w:pPr>
            <w:r w:rsidRPr="00DE70E8">
              <w:rPr>
                <w:b/>
              </w:rPr>
              <w:sym w:font="Wingdings" w:char="F0FC"/>
            </w:r>
          </w:p>
        </w:tc>
        <w:tc>
          <w:tcPr>
            <w:tcW w:w="1701" w:type="dxa"/>
            <w:vAlign w:val="center"/>
          </w:tcPr>
          <w:p w14:paraId="798A8370" w14:textId="77777777" w:rsidR="00FC61B6" w:rsidRDefault="00FC61B6" w:rsidP="00FC61B6">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rsidRPr="00DE70E8">
              <w:rPr>
                <w:b/>
              </w:rPr>
              <w:sym w:font="Wingdings" w:char="F0FC"/>
            </w:r>
          </w:p>
        </w:tc>
        <w:tc>
          <w:tcPr>
            <w:tcW w:w="1559" w:type="dxa"/>
            <w:vAlign w:val="center"/>
          </w:tcPr>
          <w:p w14:paraId="51E169EE" w14:textId="77777777" w:rsidR="00FC61B6" w:rsidRDefault="00FC61B6" w:rsidP="00FC61B6">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p>
        </w:tc>
      </w:tr>
      <w:tr w:rsidR="00FC61B6" w14:paraId="01EAD28B" w14:textId="77777777" w:rsidTr="008C7F28">
        <w:tc>
          <w:tcPr>
            <w:cnfStyle w:val="001000000000" w:firstRow="0" w:lastRow="0" w:firstColumn="1" w:lastColumn="0" w:oddVBand="0" w:evenVBand="0" w:oddHBand="0" w:evenHBand="0" w:firstRowFirstColumn="0" w:firstRowLastColumn="0" w:lastRowFirstColumn="0" w:lastRowLastColumn="0"/>
            <w:tcW w:w="1893" w:type="dxa"/>
            <w:vAlign w:val="center"/>
          </w:tcPr>
          <w:p w14:paraId="3B8E781C" w14:textId="77777777" w:rsidR="00FC61B6" w:rsidRDefault="00FC61B6" w:rsidP="00FC61B6">
            <w:pPr>
              <w:spacing w:line="240" w:lineRule="auto"/>
              <w:ind w:firstLine="0"/>
              <w:jc w:val="center"/>
            </w:pPr>
            <w:r>
              <w:lastRenderedPageBreak/>
              <w:t>REMITT</w:t>
            </w:r>
          </w:p>
        </w:tc>
        <w:tc>
          <w:tcPr>
            <w:tcW w:w="2025" w:type="dxa"/>
            <w:vAlign w:val="center"/>
          </w:tcPr>
          <w:p w14:paraId="63A2A01D" w14:textId="77777777" w:rsidR="00FC61B6" w:rsidRPr="00DE70E8" w:rsidRDefault="00FC61B6" w:rsidP="00FC61B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r w:rsidRPr="00DE70E8">
              <w:rPr>
                <w:b/>
              </w:rPr>
              <w:sym w:font="Wingdings" w:char="F0FC"/>
            </w:r>
          </w:p>
        </w:tc>
        <w:tc>
          <w:tcPr>
            <w:tcW w:w="2025" w:type="dxa"/>
            <w:vAlign w:val="center"/>
          </w:tcPr>
          <w:p w14:paraId="70E55F7C" w14:textId="77777777" w:rsidR="00FC61B6" w:rsidRPr="00DE70E8" w:rsidRDefault="00FC61B6" w:rsidP="00FC61B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p>
        </w:tc>
        <w:tc>
          <w:tcPr>
            <w:tcW w:w="1478" w:type="dxa"/>
            <w:vAlign w:val="center"/>
          </w:tcPr>
          <w:p w14:paraId="2A8D07EB" w14:textId="77777777" w:rsidR="00FC61B6" w:rsidRPr="00DE70E8" w:rsidRDefault="00FC61B6" w:rsidP="00FC61B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r w:rsidRPr="00DE70E8">
              <w:rPr>
                <w:b/>
              </w:rPr>
              <w:sym w:font="Wingdings" w:char="F0FC"/>
            </w:r>
          </w:p>
        </w:tc>
        <w:tc>
          <w:tcPr>
            <w:tcW w:w="1701" w:type="dxa"/>
            <w:vAlign w:val="center"/>
          </w:tcPr>
          <w:p w14:paraId="7F757D30" w14:textId="77777777" w:rsidR="00FC61B6" w:rsidRDefault="00FC61B6" w:rsidP="00FC61B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DE70E8">
              <w:rPr>
                <w:b/>
              </w:rPr>
              <w:sym w:font="Wingdings" w:char="F0FC"/>
            </w:r>
          </w:p>
        </w:tc>
        <w:tc>
          <w:tcPr>
            <w:tcW w:w="1559" w:type="dxa"/>
            <w:vAlign w:val="center"/>
          </w:tcPr>
          <w:p w14:paraId="59508AD4" w14:textId="77777777" w:rsidR="00FC61B6" w:rsidRDefault="00FC61B6" w:rsidP="00FC61B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p>
        </w:tc>
      </w:tr>
      <w:tr w:rsidR="00FC61B6" w14:paraId="1570C217" w14:textId="77777777" w:rsidTr="008C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289BC4B6" w14:textId="2406B0F1" w:rsidR="00FC61B6" w:rsidRPr="007C48BB" w:rsidRDefault="00FC61B6" w:rsidP="00FC61B6">
            <w:pPr>
              <w:spacing w:line="240" w:lineRule="auto"/>
              <w:ind w:firstLine="0"/>
              <w:jc w:val="center"/>
              <w:rPr>
                <w:color w:val="00B050"/>
              </w:rPr>
            </w:pPr>
            <w:r>
              <w:rPr>
                <w:color w:val="00B050"/>
              </w:rPr>
              <w:t>Big Bridge - SE</w:t>
            </w:r>
          </w:p>
        </w:tc>
        <w:tc>
          <w:tcPr>
            <w:tcW w:w="2025" w:type="dxa"/>
            <w:vAlign w:val="center"/>
          </w:tcPr>
          <w:p w14:paraId="7AD64605" w14:textId="77777777" w:rsidR="00FC61B6" w:rsidRPr="007C48BB" w:rsidRDefault="00FC61B6" w:rsidP="00FC61B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7C48BB">
              <w:rPr>
                <w:b/>
                <w:color w:val="00B050"/>
              </w:rPr>
              <w:sym w:font="Wingdings" w:char="F0FC"/>
            </w:r>
          </w:p>
        </w:tc>
        <w:tc>
          <w:tcPr>
            <w:tcW w:w="2025" w:type="dxa"/>
            <w:vAlign w:val="center"/>
          </w:tcPr>
          <w:p w14:paraId="09491EBD" w14:textId="77777777" w:rsidR="00FC61B6" w:rsidRPr="007C48BB" w:rsidRDefault="00FC61B6" w:rsidP="00FC61B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7C48BB">
              <w:rPr>
                <w:b/>
                <w:color w:val="00B050"/>
              </w:rPr>
              <w:sym w:font="Wingdings" w:char="F0FC"/>
            </w:r>
          </w:p>
        </w:tc>
        <w:tc>
          <w:tcPr>
            <w:tcW w:w="1478" w:type="dxa"/>
            <w:vAlign w:val="center"/>
          </w:tcPr>
          <w:p w14:paraId="552CE1F2" w14:textId="77777777" w:rsidR="00FC61B6" w:rsidRPr="007C48BB" w:rsidRDefault="00FC61B6" w:rsidP="00FC61B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7C48BB">
              <w:rPr>
                <w:b/>
                <w:color w:val="00B050"/>
              </w:rPr>
              <w:sym w:font="Wingdings" w:char="F0FC"/>
            </w:r>
          </w:p>
        </w:tc>
        <w:tc>
          <w:tcPr>
            <w:tcW w:w="1701" w:type="dxa"/>
            <w:vAlign w:val="center"/>
          </w:tcPr>
          <w:p w14:paraId="35E4DDFA" w14:textId="77777777" w:rsidR="00FC61B6" w:rsidRPr="007C48BB" w:rsidRDefault="00FC61B6" w:rsidP="00FC61B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7C48BB">
              <w:rPr>
                <w:b/>
                <w:color w:val="00B050"/>
              </w:rPr>
              <w:sym w:font="Wingdings" w:char="F0FC"/>
            </w:r>
          </w:p>
        </w:tc>
        <w:tc>
          <w:tcPr>
            <w:tcW w:w="1559" w:type="dxa"/>
            <w:vAlign w:val="center"/>
          </w:tcPr>
          <w:p w14:paraId="28248A3A" w14:textId="77777777" w:rsidR="00FC61B6" w:rsidRPr="007C48BB" w:rsidRDefault="00FC61B6" w:rsidP="00FC61B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7C48BB">
              <w:rPr>
                <w:b/>
                <w:color w:val="00B050"/>
              </w:rPr>
              <w:sym w:font="Wingdings" w:char="F0FC"/>
            </w:r>
          </w:p>
          <w:p w14:paraId="1CD794B6" w14:textId="77777777" w:rsidR="00FC61B6" w:rsidRPr="007C48BB" w:rsidRDefault="00FC61B6" w:rsidP="00FC61B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7C48BB">
              <w:rPr>
                <w:b/>
                <w:color w:val="00B050"/>
              </w:rPr>
              <w:t>(in future)</w:t>
            </w:r>
          </w:p>
        </w:tc>
      </w:tr>
    </w:tbl>
    <w:p w14:paraId="66669428" w14:textId="2502D2AB" w:rsidR="008C7F28" w:rsidRPr="008C7F28" w:rsidRDefault="008C7F28" w:rsidP="008C7F28">
      <w:pPr>
        <w:pStyle w:val="Caption"/>
        <w:rPr>
          <w:sz w:val="22"/>
          <w:lang w:val="en-US"/>
        </w:rPr>
      </w:pPr>
      <w:bookmarkStart w:id="18" w:name="_4_Envisaged_solution"/>
      <w:bookmarkStart w:id="19" w:name="_Toc478324291"/>
      <w:bookmarkEnd w:id="18"/>
      <w:r w:rsidRPr="008C7F28">
        <w:rPr>
          <w:sz w:val="22"/>
        </w:rPr>
        <w:t xml:space="preserve">Table </w:t>
      </w:r>
      <w:r w:rsidRPr="008C7F28">
        <w:rPr>
          <w:sz w:val="22"/>
        </w:rPr>
        <w:fldChar w:fldCharType="begin"/>
      </w:r>
      <w:r w:rsidRPr="008C7F28">
        <w:rPr>
          <w:sz w:val="22"/>
        </w:rPr>
        <w:instrText xml:space="preserve"> SEQ Table \* ARABIC </w:instrText>
      </w:r>
      <w:r w:rsidRPr="008C7F28">
        <w:rPr>
          <w:sz w:val="22"/>
        </w:rPr>
        <w:fldChar w:fldCharType="separate"/>
      </w:r>
      <w:r w:rsidR="00344F73">
        <w:rPr>
          <w:noProof/>
          <w:sz w:val="22"/>
        </w:rPr>
        <w:t>1</w:t>
      </w:r>
      <w:r w:rsidRPr="008C7F28">
        <w:rPr>
          <w:sz w:val="22"/>
        </w:rPr>
        <w:fldChar w:fldCharType="end"/>
      </w:r>
      <w:r w:rsidRPr="008C7F28">
        <w:rPr>
          <w:sz w:val="22"/>
        </w:rPr>
        <w:t xml:space="preserve"> </w:t>
      </w:r>
      <w:r w:rsidRPr="008C7F28">
        <w:rPr>
          <w:sz w:val="22"/>
          <w:lang w:val="en-US"/>
        </w:rPr>
        <w:t>Comparing the solutions</w:t>
      </w:r>
      <w:bookmarkEnd w:id="19"/>
    </w:p>
    <w:p w14:paraId="27D0DA43" w14:textId="1C3CDFE8" w:rsidR="00B53A6D" w:rsidRPr="00B53A6D" w:rsidRDefault="00AF1D6C" w:rsidP="004905F1">
      <w:pPr>
        <w:pStyle w:val="Heading1"/>
        <w:rPr>
          <w:lang w:val="en-US"/>
        </w:rPr>
      </w:pPr>
      <w:bookmarkStart w:id="20" w:name="_Toc478116859"/>
      <w:r>
        <w:rPr>
          <w:lang w:val="en-US"/>
        </w:rPr>
        <w:t>4</w:t>
      </w:r>
      <w:r w:rsidR="004905F1">
        <w:rPr>
          <w:lang w:val="en-US"/>
        </w:rPr>
        <w:t xml:space="preserve"> </w:t>
      </w:r>
      <w:r w:rsidR="00B53A6D" w:rsidRPr="00B53A6D">
        <w:rPr>
          <w:lang w:val="en-US"/>
        </w:rPr>
        <w:t>Envisaged solution</w:t>
      </w:r>
      <w:bookmarkEnd w:id="20"/>
    </w:p>
    <w:p w14:paraId="5D681EF1" w14:textId="2DE8C4C5" w:rsidR="00122B82" w:rsidRDefault="00122B82" w:rsidP="00AB751A">
      <w:pPr>
        <w:rPr>
          <w:lang w:val="en-US"/>
        </w:rPr>
      </w:pPr>
      <w:r>
        <w:rPr>
          <w:lang w:val="en-US"/>
        </w:rPr>
        <w:t>Big Bridge SE is the s</w:t>
      </w:r>
      <w:r w:rsidRPr="00122B82">
        <w:rPr>
          <w:lang w:val="en-US"/>
        </w:rPr>
        <w:t>oftware to</w:t>
      </w:r>
      <w:r>
        <w:rPr>
          <w:lang w:val="en-US"/>
        </w:rPr>
        <w:t xml:space="preserve">ol, which use Big Data approach and Open-source solutions </w:t>
      </w:r>
      <w:r w:rsidRPr="00122B82">
        <w:rPr>
          <w:lang w:val="en-US"/>
        </w:rPr>
        <w:t>to make the effective management and analysis of health and environment data.</w:t>
      </w:r>
    </w:p>
    <w:p w14:paraId="70B9C4EF" w14:textId="1A482961" w:rsidR="00B53A6D" w:rsidRPr="00A67B39" w:rsidRDefault="00AF1D6C" w:rsidP="004905F1">
      <w:pPr>
        <w:pStyle w:val="Heading2"/>
        <w:rPr>
          <w:lang w:val="en-US"/>
        </w:rPr>
      </w:pPr>
      <w:bookmarkStart w:id="21" w:name="_Toc478116860"/>
      <w:r>
        <w:rPr>
          <w:lang w:val="en-US"/>
        </w:rPr>
        <w:t>4</w:t>
      </w:r>
      <w:r w:rsidR="004905F1" w:rsidRPr="00A67B39">
        <w:rPr>
          <w:lang w:val="en-US"/>
        </w:rPr>
        <w:t xml:space="preserve">.1 </w:t>
      </w:r>
      <w:r w:rsidR="00B53A6D" w:rsidRPr="00A67B39">
        <w:rPr>
          <w:lang w:val="en-US"/>
        </w:rPr>
        <w:t>Deliverables</w:t>
      </w:r>
      <w:bookmarkEnd w:id="21"/>
    </w:p>
    <w:p w14:paraId="21C4FAFD" w14:textId="77777777" w:rsidR="001C2953" w:rsidRPr="001C2953" w:rsidRDefault="001C2953" w:rsidP="001C2953">
      <w:pPr>
        <w:rPr>
          <w:lang w:val="en-US"/>
        </w:rPr>
      </w:pPr>
      <w:r>
        <w:rPr>
          <w:lang w:val="en-US"/>
        </w:rPr>
        <w:t xml:space="preserve">1. </w:t>
      </w:r>
      <w:r w:rsidRPr="00B53A6D">
        <w:rPr>
          <w:lang w:val="en-US"/>
        </w:rPr>
        <w:t>Databases</w:t>
      </w:r>
      <w:r>
        <w:rPr>
          <w:lang w:val="en-US"/>
        </w:rPr>
        <w:t>:</w:t>
      </w:r>
      <w:r w:rsidRPr="001C2953">
        <w:rPr>
          <w:lang w:val="en-US"/>
        </w:rPr>
        <w:t xml:space="preserve"> </w:t>
      </w:r>
      <w:r>
        <w:rPr>
          <w:lang w:val="en-US"/>
        </w:rPr>
        <w:t>loading and managing data</w:t>
      </w:r>
      <w:r w:rsidRPr="00B53A6D">
        <w:rPr>
          <w:lang w:val="en-US"/>
        </w:rPr>
        <w:t>;</w:t>
      </w:r>
    </w:p>
    <w:p w14:paraId="1CDD809F" w14:textId="0EED0F5B" w:rsidR="001C2953" w:rsidRDefault="001C2953" w:rsidP="001C2953">
      <w:pPr>
        <w:rPr>
          <w:lang w:val="en-US"/>
        </w:rPr>
      </w:pPr>
      <w:r>
        <w:rPr>
          <w:lang w:val="en-US"/>
        </w:rPr>
        <w:t>2.</w:t>
      </w:r>
      <w:r w:rsidRPr="001C2953">
        <w:rPr>
          <w:lang w:val="en-US"/>
        </w:rPr>
        <w:t xml:space="preserve"> </w:t>
      </w:r>
      <w:r w:rsidRPr="00B53A6D">
        <w:rPr>
          <w:lang w:val="en-US"/>
        </w:rPr>
        <w:t>Analysis script on R language</w:t>
      </w:r>
      <w:r>
        <w:rPr>
          <w:lang w:val="en-US"/>
        </w:rPr>
        <w:t xml:space="preserve"> for prediction, linear correlation and chart</w:t>
      </w:r>
      <w:r w:rsidR="00DF359E">
        <w:rPr>
          <w:lang w:val="en-US"/>
        </w:rPr>
        <w:t>s</w:t>
      </w:r>
      <w:r>
        <w:rPr>
          <w:lang w:val="en-US"/>
        </w:rPr>
        <w:t>;</w:t>
      </w:r>
    </w:p>
    <w:p w14:paraId="789C1CE3" w14:textId="77777777" w:rsidR="001C2953" w:rsidRPr="001C2953" w:rsidRDefault="001C2953" w:rsidP="001C2953">
      <w:pPr>
        <w:rPr>
          <w:lang w:val="en-US"/>
        </w:rPr>
      </w:pPr>
      <w:r>
        <w:rPr>
          <w:lang w:val="en-US"/>
        </w:rPr>
        <w:t>3. OLAP query script on the project’s data;</w:t>
      </w:r>
    </w:p>
    <w:p w14:paraId="180D3B76" w14:textId="77777777" w:rsidR="003E36E3" w:rsidRPr="00AB751A" w:rsidRDefault="001233DF" w:rsidP="001C2953">
      <w:pPr>
        <w:rPr>
          <w:lang w:val="en-US"/>
        </w:rPr>
      </w:pPr>
      <w:r w:rsidRPr="001C2953">
        <w:rPr>
          <w:lang w:val="en-US"/>
        </w:rPr>
        <w:t xml:space="preserve">4. </w:t>
      </w:r>
      <w:r w:rsidR="00B53A6D" w:rsidRPr="001C2953">
        <w:rPr>
          <w:lang w:val="en-US"/>
        </w:rPr>
        <w:t>Web application;</w:t>
      </w:r>
    </w:p>
    <w:p w14:paraId="23517244" w14:textId="2282BED6" w:rsidR="00B53A6D" w:rsidRPr="00B53A6D" w:rsidRDefault="00C90FA9" w:rsidP="001C2953">
      <w:pPr>
        <w:rPr>
          <w:lang w:val="en-US"/>
        </w:rPr>
      </w:pPr>
      <w:r>
        <w:rPr>
          <w:lang w:val="en-US"/>
        </w:rPr>
        <w:t>5</w:t>
      </w:r>
      <w:r w:rsidR="001233DF">
        <w:rPr>
          <w:lang w:val="en-US"/>
        </w:rPr>
        <w:t xml:space="preserve">. </w:t>
      </w:r>
      <w:r w:rsidR="00B53A6D" w:rsidRPr="00B53A6D">
        <w:rPr>
          <w:lang w:val="en-US"/>
        </w:rPr>
        <w:t>Installation guide.</w:t>
      </w:r>
    </w:p>
    <w:p w14:paraId="06994E08" w14:textId="77777777" w:rsidR="007B6EB5" w:rsidRPr="007B6EB5" w:rsidRDefault="00DF483C" w:rsidP="008F5DC5">
      <w:pPr>
        <w:pStyle w:val="Heading1"/>
        <w:rPr>
          <w:lang w:val="en-US"/>
        </w:rPr>
      </w:pPr>
      <w:bookmarkStart w:id="22" w:name="_5_Project_Organization"/>
      <w:bookmarkStart w:id="23" w:name="_Toc478116861"/>
      <w:bookmarkEnd w:id="22"/>
      <w:r>
        <w:rPr>
          <w:lang w:val="en-US"/>
        </w:rPr>
        <w:t>5</w:t>
      </w:r>
      <w:r w:rsidR="007B6EB5">
        <w:rPr>
          <w:lang w:val="en-US"/>
        </w:rPr>
        <w:t xml:space="preserve"> </w:t>
      </w:r>
      <w:r w:rsidR="007B6EB5" w:rsidRPr="007B6EB5">
        <w:rPr>
          <w:lang w:val="en-US"/>
        </w:rPr>
        <w:t>Project Organization</w:t>
      </w:r>
      <w:bookmarkEnd w:id="23"/>
    </w:p>
    <w:p w14:paraId="42534CA4" w14:textId="77777777" w:rsidR="007B6EB5" w:rsidRDefault="007B6EB5" w:rsidP="007B6EB5">
      <w:pPr>
        <w:pStyle w:val="Heading2"/>
        <w:rPr>
          <w:lang w:val="en-US"/>
        </w:rPr>
      </w:pPr>
      <w:bookmarkStart w:id="24" w:name="_Toc478116862"/>
      <w:r>
        <w:rPr>
          <w:lang w:val="en-US"/>
        </w:rPr>
        <w:t xml:space="preserve">5.1 </w:t>
      </w:r>
      <w:r w:rsidRPr="007B6EB5">
        <w:rPr>
          <w:lang w:val="en-US"/>
        </w:rPr>
        <w:t>Used Project method</w:t>
      </w:r>
      <w:bookmarkEnd w:id="24"/>
    </w:p>
    <w:p w14:paraId="10B01137" w14:textId="77777777" w:rsidR="006326ED" w:rsidRDefault="00904C6F" w:rsidP="006326ED">
      <w:pPr>
        <w:rPr>
          <w:lang w:val="en-US"/>
        </w:rPr>
      </w:pPr>
      <w:r>
        <w:rPr>
          <w:lang w:val="en-US"/>
        </w:rPr>
        <w:t>For</w:t>
      </w:r>
      <w:r w:rsidR="00174859" w:rsidRPr="00174859">
        <w:rPr>
          <w:lang w:val="en-US"/>
        </w:rPr>
        <w:t xml:space="preserve"> manag</w:t>
      </w:r>
      <w:r>
        <w:rPr>
          <w:lang w:val="en-US"/>
        </w:rPr>
        <w:t>ing</w:t>
      </w:r>
      <w:r w:rsidR="00174859" w:rsidRPr="00174859">
        <w:rPr>
          <w:lang w:val="en-US"/>
        </w:rPr>
        <w:t xml:space="preserve"> the project, the Scrum method</w:t>
      </w:r>
      <w:r>
        <w:rPr>
          <w:lang w:val="en-US"/>
        </w:rPr>
        <w:t xml:space="preserve"> </w:t>
      </w:r>
      <w:r w:rsidRPr="00174859">
        <w:rPr>
          <w:lang w:val="en-US"/>
        </w:rPr>
        <w:t>was used</w:t>
      </w:r>
      <w:r>
        <w:rPr>
          <w:lang w:val="en-US"/>
        </w:rPr>
        <w:t xml:space="preserve">. </w:t>
      </w:r>
      <w:r w:rsidR="006326ED">
        <w:rPr>
          <w:lang w:val="en-US"/>
        </w:rPr>
        <w:t xml:space="preserve">The description of this methodology is presented in </w:t>
      </w:r>
      <w:hyperlink w:anchor="_Annexes_1" w:history="1">
        <w:r w:rsidR="006326ED" w:rsidRPr="006326ED">
          <w:rPr>
            <w:rStyle w:val="Hyperlink"/>
            <w:lang w:val="en-US"/>
          </w:rPr>
          <w:t>Annexes</w:t>
        </w:r>
      </w:hyperlink>
      <w:r w:rsidR="006326ED">
        <w:rPr>
          <w:lang w:val="en-US"/>
        </w:rPr>
        <w:t xml:space="preserve">. </w:t>
      </w:r>
    </w:p>
    <w:p w14:paraId="4D911218" w14:textId="77777777" w:rsidR="00DD2745" w:rsidRDefault="00DD2745" w:rsidP="00DD2745">
      <w:pPr>
        <w:rPr>
          <w:lang w:val="en-US"/>
        </w:rPr>
      </w:pPr>
      <w:r w:rsidRPr="00174859">
        <w:rPr>
          <w:lang w:val="en-US"/>
        </w:rPr>
        <w:t xml:space="preserve">The team meetings were held every </w:t>
      </w:r>
      <w:r>
        <w:rPr>
          <w:lang w:val="en-US"/>
        </w:rPr>
        <w:t>Monday</w:t>
      </w:r>
      <w:r w:rsidRPr="00174859">
        <w:rPr>
          <w:lang w:val="en-US"/>
        </w:rPr>
        <w:t xml:space="preserve"> and </w:t>
      </w:r>
      <w:r>
        <w:rPr>
          <w:lang w:val="en-US"/>
        </w:rPr>
        <w:t>Tuesday for a duration of 30 minutes.</w:t>
      </w:r>
      <w:r w:rsidRPr="005A60FB">
        <w:rPr>
          <w:lang w:val="en-US"/>
        </w:rPr>
        <w:t xml:space="preserve"> Each member of the team </w:t>
      </w:r>
      <w:r>
        <w:rPr>
          <w:lang w:val="en-US"/>
        </w:rPr>
        <w:t xml:space="preserve">was </w:t>
      </w:r>
      <w:r w:rsidRPr="005A60FB">
        <w:rPr>
          <w:lang w:val="en-US"/>
        </w:rPr>
        <w:t>present</w:t>
      </w:r>
      <w:r>
        <w:rPr>
          <w:lang w:val="en-US"/>
        </w:rPr>
        <w:t>ing</w:t>
      </w:r>
      <w:r w:rsidRPr="005A60FB">
        <w:rPr>
          <w:lang w:val="en-US"/>
        </w:rPr>
        <w:t xml:space="preserve"> his progress and </w:t>
      </w:r>
      <w:r>
        <w:rPr>
          <w:lang w:val="en-US"/>
        </w:rPr>
        <w:t>his difficulties, and current</w:t>
      </w:r>
      <w:r w:rsidRPr="005A60FB">
        <w:rPr>
          <w:lang w:val="en-US"/>
        </w:rPr>
        <w:t xml:space="preserve"> tasks were identified</w:t>
      </w:r>
      <w:r>
        <w:rPr>
          <w:lang w:val="en-US"/>
        </w:rPr>
        <w:t>.</w:t>
      </w:r>
    </w:p>
    <w:p w14:paraId="516FF584" w14:textId="77777777" w:rsidR="00646140" w:rsidRDefault="00FE0F15" w:rsidP="00DD2745">
      <w:pPr>
        <w:pStyle w:val="Heading2"/>
        <w:rPr>
          <w:lang w:val="en-US"/>
        </w:rPr>
      </w:pPr>
      <w:bookmarkStart w:id="25" w:name="_Toc478116863"/>
      <w:r>
        <w:rPr>
          <w:lang w:val="en-US"/>
        </w:rPr>
        <w:t xml:space="preserve">5.2 </w:t>
      </w:r>
      <w:r w:rsidRPr="00FE0F15">
        <w:rPr>
          <w:lang w:val="en-US"/>
        </w:rPr>
        <w:t>Project team and member’s role</w:t>
      </w:r>
      <w:bookmarkEnd w:id="25"/>
    </w:p>
    <w:p w14:paraId="4F2A97C7" w14:textId="77777777" w:rsidR="00155AD0" w:rsidRDefault="00425757" w:rsidP="008D4FC8">
      <w:pPr>
        <w:pStyle w:val="ListParagraph"/>
        <w:ind w:left="567" w:firstLine="0"/>
        <w:rPr>
          <w:lang w:val="en-US"/>
        </w:rPr>
      </w:pPr>
      <w:r>
        <w:rPr>
          <w:lang w:val="en-US"/>
        </w:rPr>
        <w:t>The Product Owner</w:t>
      </w:r>
      <w:r w:rsidR="00155AD0">
        <w:rPr>
          <w:lang w:val="en-US"/>
        </w:rPr>
        <w:t xml:space="preserve">: </w:t>
      </w:r>
      <w:r w:rsidR="00084472" w:rsidRPr="00167A4E">
        <w:rPr>
          <w:lang w:val="en-US"/>
        </w:rPr>
        <w:t xml:space="preserve">the mentor of the Master 2 MBDS </w:t>
      </w:r>
      <w:r w:rsidR="00155AD0">
        <w:rPr>
          <w:lang w:val="en-US"/>
        </w:rPr>
        <w:t xml:space="preserve">Mr. </w:t>
      </w:r>
      <w:r w:rsidR="00155AD0" w:rsidRPr="00167A4E">
        <w:rPr>
          <w:lang w:val="en-US"/>
        </w:rPr>
        <w:t>Mopolo</w:t>
      </w:r>
    </w:p>
    <w:p w14:paraId="300D8A6E" w14:textId="77777777" w:rsidR="00C12197" w:rsidRDefault="00155AD0" w:rsidP="008D4FC8">
      <w:pPr>
        <w:pStyle w:val="ListParagraph"/>
        <w:ind w:left="567" w:firstLine="0"/>
        <w:rPr>
          <w:lang w:val="en-US"/>
        </w:rPr>
      </w:pPr>
      <w:r w:rsidRPr="0002565E">
        <w:rPr>
          <w:lang w:val="en-US"/>
        </w:rPr>
        <w:t>The Scrum Master</w:t>
      </w:r>
      <w:r w:rsidR="00C12197">
        <w:rPr>
          <w:lang w:val="en-US"/>
        </w:rPr>
        <w:t>: Irina Grigoreva</w:t>
      </w:r>
    </w:p>
    <w:p w14:paraId="12846F56" w14:textId="77777777" w:rsidR="00155AD0" w:rsidRPr="00C12197" w:rsidRDefault="00155AD0" w:rsidP="008D4FC8">
      <w:pPr>
        <w:pStyle w:val="ListParagraph"/>
        <w:ind w:left="567" w:firstLine="0"/>
        <w:rPr>
          <w:lang w:val="en-US"/>
        </w:rPr>
      </w:pPr>
      <w:r w:rsidRPr="0002565E">
        <w:rPr>
          <w:lang w:val="en-US"/>
        </w:rPr>
        <w:t>The Development Team</w:t>
      </w:r>
      <w:r>
        <w:rPr>
          <w:lang w:val="en-US"/>
        </w:rPr>
        <w:t xml:space="preserve">: Irina Grigoreva, Sergey Gorianin, </w:t>
      </w:r>
      <w:r w:rsidRPr="00FC415E">
        <w:rPr>
          <w:rFonts w:cs="Arial"/>
          <w:color w:val="000000"/>
          <w:szCs w:val="20"/>
          <w:lang w:val="en-US"/>
        </w:rPr>
        <w:t>Oualid MANAI</w:t>
      </w:r>
      <w:r>
        <w:rPr>
          <w:rFonts w:cs="Arial"/>
          <w:color w:val="000000"/>
          <w:szCs w:val="20"/>
          <w:lang w:val="en-US"/>
        </w:rPr>
        <w:t xml:space="preserve">, </w:t>
      </w:r>
      <w:r w:rsidRPr="00155AD0">
        <w:rPr>
          <w:rFonts w:cs="Arial"/>
          <w:color w:val="000000"/>
          <w:szCs w:val="20"/>
          <w:lang w:val="en-US"/>
        </w:rPr>
        <w:t>Walid RHAZADI</w:t>
      </w:r>
    </w:p>
    <w:p w14:paraId="7DAFF3C1" w14:textId="77777777" w:rsidR="00904C6F" w:rsidRDefault="00904C6F" w:rsidP="00904C6F">
      <w:pPr>
        <w:pStyle w:val="Heading2"/>
        <w:rPr>
          <w:lang w:val="en-US"/>
        </w:rPr>
      </w:pPr>
      <w:bookmarkStart w:id="26" w:name="_Toc478116864"/>
      <w:r>
        <w:rPr>
          <w:lang w:val="en-US"/>
        </w:rPr>
        <w:t xml:space="preserve">5.3 </w:t>
      </w:r>
      <w:r w:rsidRPr="00C747FA">
        <w:rPr>
          <w:lang w:val="en-US"/>
        </w:rPr>
        <w:t>Used tools in the project</w:t>
      </w:r>
      <w:bookmarkEnd w:id="26"/>
    </w:p>
    <w:p w14:paraId="6227382F" w14:textId="77777777" w:rsidR="00904C6F" w:rsidRDefault="00597179" w:rsidP="00C9542D">
      <w:pPr>
        <w:pStyle w:val="ListParagraph"/>
        <w:numPr>
          <w:ilvl w:val="0"/>
          <w:numId w:val="11"/>
        </w:numPr>
        <w:ind w:left="0" w:firstLine="567"/>
      </w:pPr>
      <w:r w:rsidRPr="00C9542D">
        <w:rPr>
          <w:i/>
        </w:rPr>
        <w:t>IDE:</w:t>
      </w:r>
      <w:r>
        <w:t xml:space="preserve"> </w:t>
      </w:r>
      <w:r w:rsidRPr="00597179">
        <w:t>NetBeans IDE 8.0.2</w:t>
      </w:r>
    </w:p>
    <w:p w14:paraId="15A353B2" w14:textId="77777777" w:rsidR="00371DB4" w:rsidRPr="00C9542D" w:rsidRDefault="00371DB4" w:rsidP="00C9542D">
      <w:pPr>
        <w:pStyle w:val="ListParagraph"/>
        <w:numPr>
          <w:ilvl w:val="0"/>
          <w:numId w:val="11"/>
        </w:numPr>
        <w:ind w:left="0" w:firstLine="567"/>
        <w:rPr>
          <w:lang w:val="en-US"/>
        </w:rPr>
      </w:pPr>
      <w:r w:rsidRPr="00C9542D">
        <w:rPr>
          <w:i/>
          <w:lang w:val="en-US"/>
        </w:rPr>
        <w:t>Web Application Server:</w:t>
      </w:r>
      <w:r w:rsidRPr="00C9542D">
        <w:rPr>
          <w:lang w:val="en-US"/>
        </w:rPr>
        <w:t xml:space="preserve"> GlassFish 4.1</w:t>
      </w:r>
    </w:p>
    <w:p w14:paraId="35CE875E" w14:textId="77777777" w:rsidR="00597179" w:rsidRPr="00C9542D" w:rsidRDefault="00597179" w:rsidP="00C9542D">
      <w:pPr>
        <w:pStyle w:val="ListParagraph"/>
        <w:numPr>
          <w:ilvl w:val="0"/>
          <w:numId w:val="11"/>
        </w:numPr>
        <w:ind w:left="0" w:firstLine="567"/>
        <w:rPr>
          <w:lang w:val="en-US"/>
        </w:rPr>
      </w:pPr>
      <w:r w:rsidRPr="00C9542D">
        <w:rPr>
          <w:i/>
          <w:lang w:val="en-US"/>
        </w:rPr>
        <w:lastRenderedPageBreak/>
        <w:t>Project management tool:</w:t>
      </w:r>
      <w:r w:rsidRPr="00C9542D">
        <w:rPr>
          <w:lang w:val="en-US"/>
        </w:rPr>
        <w:t xml:space="preserve"> Microsoft Project 2016</w:t>
      </w:r>
    </w:p>
    <w:p w14:paraId="4F2BE15D" w14:textId="77777777" w:rsidR="00597179" w:rsidRPr="00C9542D" w:rsidRDefault="00597179" w:rsidP="00C9542D">
      <w:pPr>
        <w:pStyle w:val="ListParagraph"/>
        <w:numPr>
          <w:ilvl w:val="0"/>
          <w:numId w:val="11"/>
        </w:numPr>
        <w:ind w:left="0" w:firstLine="567"/>
        <w:rPr>
          <w:lang w:val="en-US"/>
        </w:rPr>
      </w:pPr>
      <w:r w:rsidRPr="00C9542D">
        <w:rPr>
          <w:i/>
          <w:lang w:val="en-US"/>
        </w:rPr>
        <w:t>Modeling of schemes:</w:t>
      </w:r>
      <w:r w:rsidRPr="00C9542D">
        <w:rPr>
          <w:lang w:val="en-US"/>
        </w:rPr>
        <w:t xml:space="preserve"> Creately</w:t>
      </w:r>
    </w:p>
    <w:p w14:paraId="617179CF" w14:textId="77777777" w:rsidR="00597179" w:rsidRPr="00C9542D" w:rsidRDefault="00597179" w:rsidP="00C9542D">
      <w:pPr>
        <w:pStyle w:val="ListParagraph"/>
        <w:numPr>
          <w:ilvl w:val="0"/>
          <w:numId w:val="11"/>
        </w:numPr>
        <w:ind w:left="0" w:firstLine="567"/>
        <w:rPr>
          <w:lang w:val="en-US"/>
        </w:rPr>
      </w:pPr>
      <w:r w:rsidRPr="00C9542D">
        <w:rPr>
          <w:i/>
          <w:lang w:val="en-US"/>
        </w:rPr>
        <w:t>Environment:</w:t>
      </w:r>
      <w:r w:rsidRPr="00C9542D">
        <w:rPr>
          <w:lang w:val="en-US"/>
        </w:rPr>
        <w:t xml:space="preserve"> Oracle DWH 12g</w:t>
      </w:r>
    </w:p>
    <w:p w14:paraId="595AEFE9" w14:textId="77777777" w:rsidR="00597179" w:rsidRPr="00C9542D" w:rsidRDefault="00597179" w:rsidP="00C9542D">
      <w:pPr>
        <w:pStyle w:val="ListParagraph"/>
        <w:numPr>
          <w:ilvl w:val="0"/>
          <w:numId w:val="11"/>
        </w:numPr>
        <w:ind w:left="0" w:firstLine="567"/>
        <w:rPr>
          <w:lang w:val="en-US"/>
        </w:rPr>
      </w:pPr>
      <w:r w:rsidRPr="00C9542D">
        <w:rPr>
          <w:i/>
          <w:lang w:val="en-US"/>
        </w:rPr>
        <w:t>Databases:</w:t>
      </w:r>
      <w:r w:rsidRPr="00C9542D">
        <w:rPr>
          <w:lang w:val="en-US"/>
        </w:rPr>
        <w:t xml:space="preserve"> Oracle NO</w:t>
      </w:r>
      <w:r w:rsidR="007B2B27" w:rsidRPr="00C9542D">
        <w:rPr>
          <w:lang w:val="en-US"/>
        </w:rPr>
        <w:t>SQL, Hado</w:t>
      </w:r>
      <w:r w:rsidRPr="00C9542D">
        <w:rPr>
          <w:lang w:val="en-US"/>
        </w:rPr>
        <w:t>op HDFS, HBASE</w:t>
      </w:r>
    </w:p>
    <w:p w14:paraId="10B2A533" w14:textId="77777777" w:rsidR="007B2B27" w:rsidRDefault="007B2B27" w:rsidP="00C9542D">
      <w:pPr>
        <w:pStyle w:val="ListParagraph"/>
        <w:numPr>
          <w:ilvl w:val="0"/>
          <w:numId w:val="11"/>
        </w:numPr>
        <w:ind w:left="0" w:firstLine="567"/>
        <w:rPr>
          <w:lang w:val="en-US"/>
        </w:rPr>
      </w:pPr>
      <w:r w:rsidRPr="00C9542D">
        <w:rPr>
          <w:i/>
          <w:lang w:val="en-US"/>
        </w:rPr>
        <w:t>Programming languages:</w:t>
      </w:r>
      <w:r w:rsidRPr="00C9542D">
        <w:rPr>
          <w:lang w:val="en-US"/>
        </w:rPr>
        <w:t xml:space="preserve"> Java/JEE, R</w:t>
      </w:r>
    </w:p>
    <w:p w14:paraId="30784A0E" w14:textId="77777777" w:rsidR="007064F9" w:rsidRDefault="00792E00" w:rsidP="00792E00">
      <w:pPr>
        <w:pStyle w:val="ListParagraph"/>
        <w:numPr>
          <w:ilvl w:val="0"/>
          <w:numId w:val="11"/>
        </w:numPr>
        <w:ind w:left="0" w:firstLine="567"/>
        <w:rPr>
          <w:lang w:val="en-US"/>
        </w:rPr>
      </w:pPr>
      <w:r>
        <w:rPr>
          <w:i/>
          <w:lang w:val="en-US"/>
        </w:rPr>
        <w:t>V</w:t>
      </w:r>
      <w:r w:rsidRPr="00792E00">
        <w:rPr>
          <w:i/>
          <w:lang w:val="en-US"/>
        </w:rPr>
        <w:t xml:space="preserve">ersion </w:t>
      </w:r>
      <w:r>
        <w:rPr>
          <w:i/>
          <w:lang w:val="en-US"/>
        </w:rPr>
        <w:t>C</w:t>
      </w:r>
      <w:r w:rsidRPr="00792E00">
        <w:rPr>
          <w:i/>
          <w:lang w:val="en-US"/>
        </w:rPr>
        <w:t xml:space="preserve">ontrol </w:t>
      </w:r>
      <w:r>
        <w:rPr>
          <w:i/>
          <w:lang w:val="en-US"/>
        </w:rPr>
        <w:t>S</w:t>
      </w:r>
      <w:r w:rsidRPr="00792E00">
        <w:rPr>
          <w:i/>
          <w:lang w:val="en-US"/>
        </w:rPr>
        <w:t>ystem</w:t>
      </w:r>
      <w:r w:rsidR="007064F9">
        <w:rPr>
          <w:i/>
          <w:lang w:val="en-US"/>
        </w:rPr>
        <w:t>:</w:t>
      </w:r>
      <w:r w:rsidR="007064F9">
        <w:rPr>
          <w:lang w:val="en-US"/>
        </w:rPr>
        <w:t xml:space="preserve"> </w:t>
      </w:r>
      <w:r>
        <w:rPr>
          <w:lang w:val="en-US"/>
        </w:rPr>
        <w:t>Git (</w:t>
      </w:r>
      <w:r w:rsidR="007064F9">
        <w:rPr>
          <w:lang w:val="en-US"/>
        </w:rPr>
        <w:t>Bitbucket</w:t>
      </w:r>
      <w:r>
        <w:rPr>
          <w:lang w:val="en-US"/>
        </w:rPr>
        <w:t>)</w:t>
      </w:r>
    </w:p>
    <w:p w14:paraId="11BDBB3A" w14:textId="77777777" w:rsidR="00597179" w:rsidRDefault="0028789D" w:rsidP="0028789D">
      <w:pPr>
        <w:pStyle w:val="Heading2"/>
        <w:rPr>
          <w:lang w:val="en-US"/>
        </w:rPr>
      </w:pPr>
      <w:bookmarkStart w:id="27" w:name="_Toc478116865"/>
      <w:r>
        <w:rPr>
          <w:lang w:val="en-US"/>
        </w:rPr>
        <w:t xml:space="preserve">5.4 </w:t>
      </w:r>
      <w:r w:rsidRPr="0028789D">
        <w:rPr>
          <w:lang w:val="en-US"/>
        </w:rPr>
        <w:t>Configuration management</w:t>
      </w:r>
      <w:bookmarkEnd w:id="27"/>
    </w:p>
    <w:p w14:paraId="4765CF1D" w14:textId="7B91768B" w:rsidR="00DE1CBB" w:rsidRPr="00DE1CBB" w:rsidRDefault="00A146C1" w:rsidP="00DE1CBB">
      <w:pPr>
        <w:rPr>
          <w:lang w:val="en-US"/>
        </w:rPr>
      </w:pPr>
      <w:r w:rsidRPr="00A146C1">
        <w:rPr>
          <w:lang w:val="en-US"/>
        </w:rPr>
        <w:t>Configuration mana</w:t>
      </w:r>
      <w:r w:rsidR="00E15B48">
        <w:rPr>
          <w:lang w:val="en-US"/>
        </w:rPr>
        <w:t>gement is done using Dropbox. Project folder</w:t>
      </w:r>
      <w:r w:rsidRPr="00A146C1">
        <w:rPr>
          <w:lang w:val="en-US"/>
        </w:rPr>
        <w:t xml:space="preserve"> directory</w:t>
      </w:r>
      <w:r w:rsidR="00DE1CBB">
        <w:rPr>
          <w:lang w:val="en-US"/>
        </w:rPr>
        <w:t>, named “</w:t>
      </w:r>
      <w:r w:rsidR="00DE1CBB" w:rsidRPr="00DE1CBB">
        <w:rPr>
          <w:lang w:val="en-US"/>
        </w:rPr>
        <w:t>ProjetBigdataImredd2017</w:t>
      </w:r>
      <w:r w:rsidR="00DE1CBB">
        <w:rPr>
          <w:lang w:val="en-US"/>
        </w:rPr>
        <w:t>”</w:t>
      </w:r>
      <w:r w:rsidRPr="00A146C1">
        <w:rPr>
          <w:lang w:val="en-US"/>
        </w:rPr>
        <w:t xml:space="preserve"> has been created containing the subdirectories for each </w:t>
      </w:r>
      <w:r w:rsidR="00E15B48">
        <w:rPr>
          <w:lang w:val="en-US"/>
        </w:rPr>
        <w:t xml:space="preserve">type of documents. </w:t>
      </w:r>
      <w:r w:rsidRPr="00A146C1">
        <w:rPr>
          <w:lang w:val="en-US"/>
        </w:rPr>
        <w:t>Each member deposits its files in its directory.</w:t>
      </w:r>
      <w:r w:rsidR="00DE1CBB">
        <w:rPr>
          <w:lang w:val="en-US"/>
        </w:rPr>
        <w:t xml:space="preserve"> </w:t>
      </w:r>
      <w:r w:rsidR="00DE1CBB" w:rsidRPr="00DE1CBB">
        <w:rPr>
          <w:lang w:val="en-US"/>
        </w:rPr>
        <w:t>Source code is available in the Dropbox. Folder description:</w:t>
      </w:r>
    </w:p>
    <w:p w14:paraId="27C759B0" w14:textId="0478638B" w:rsidR="00DE1CBB" w:rsidRPr="00DE1CBB" w:rsidRDefault="00DE1CBB" w:rsidP="00DE1CBB">
      <w:pPr>
        <w:rPr>
          <w:lang w:val="en-US"/>
        </w:rPr>
      </w:pPr>
      <w:r w:rsidRPr="00DE1CBB">
        <w:rPr>
          <w:lang w:val="en-US"/>
        </w:rPr>
        <w:t>BigData</w:t>
      </w:r>
      <w:r>
        <w:rPr>
          <w:lang w:val="en-US"/>
        </w:rPr>
        <w:t>WebApp</w:t>
      </w:r>
      <w:r w:rsidRPr="00DE1CBB">
        <w:rPr>
          <w:lang w:val="en-US"/>
        </w:rPr>
        <w:t xml:space="preserve"> —NetBeans workspace with the source code of </w:t>
      </w:r>
      <w:r w:rsidR="00D51B93">
        <w:rPr>
          <w:lang w:val="en-US"/>
        </w:rPr>
        <w:t>the</w:t>
      </w:r>
      <w:r w:rsidRPr="00DE1CBB">
        <w:rPr>
          <w:lang w:val="en-US"/>
        </w:rPr>
        <w:t xml:space="preserve"> web application;</w:t>
      </w:r>
    </w:p>
    <w:p w14:paraId="16F27E4F" w14:textId="03D1A829" w:rsidR="00DE1CBB" w:rsidRPr="00DE1CBB" w:rsidRDefault="00D51B93" w:rsidP="00DE1CBB">
      <w:pPr>
        <w:rPr>
          <w:lang w:val="en-US"/>
        </w:rPr>
      </w:pPr>
      <w:r>
        <w:rPr>
          <w:lang w:val="en-US"/>
        </w:rPr>
        <w:t>S</w:t>
      </w:r>
      <w:r w:rsidR="00DE1CBB" w:rsidRPr="00DE1CBB">
        <w:rPr>
          <w:lang w:val="en-US"/>
        </w:rPr>
        <w:t xml:space="preserve">tatisticR — RStudio workspace with the source code of the program performs the </w:t>
      </w:r>
      <w:r>
        <w:rPr>
          <w:lang w:val="en-US"/>
        </w:rPr>
        <w:t>calculating the correlation and prediction methods</w:t>
      </w:r>
      <w:r w:rsidR="00DE1CBB" w:rsidRPr="00DE1CBB">
        <w:rPr>
          <w:lang w:val="en-US"/>
        </w:rPr>
        <w:t>;</w:t>
      </w:r>
    </w:p>
    <w:p w14:paraId="6FE456D7" w14:textId="25BEDD06" w:rsidR="00DE1CBB" w:rsidRPr="00DE1CBB" w:rsidRDefault="00D51B93" w:rsidP="00DE1CBB">
      <w:pPr>
        <w:rPr>
          <w:lang w:val="en-US"/>
        </w:rPr>
      </w:pPr>
      <w:r>
        <w:rPr>
          <w:lang w:val="en-US"/>
        </w:rPr>
        <w:t>R</w:t>
      </w:r>
      <w:r w:rsidR="00DE1CBB" w:rsidRPr="00DE1CBB">
        <w:rPr>
          <w:lang w:val="en-US"/>
        </w:rPr>
        <w:t>eport — this report with annexes</w:t>
      </w:r>
      <w:r w:rsidR="005023BE">
        <w:rPr>
          <w:lang w:val="en-US"/>
        </w:rPr>
        <w:t>, report for the partners</w:t>
      </w:r>
      <w:r w:rsidR="00DE1CBB" w:rsidRPr="00DE1CBB">
        <w:rPr>
          <w:lang w:val="en-US"/>
        </w:rPr>
        <w:t xml:space="preserve"> and</w:t>
      </w:r>
      <w:r w:rsidR="005023BE">
        <w:rPr>
          <w:lang w:val="en-US"/>
        </w:rPr>
        <w:t xml:space="preserve"> the</w:t>
      </w:r>
      <w:r w:rsidR="00DE1CBB" w:rsidRPr="00DE1CBB">
        <w:rPr>
          <w:lang w:val="en-US"/>
        </w:rPr>
        <w:t xml:space="preserve"> presentation.</w:t>
      </w:r>
    </w:p>
    <w:p w14:paraId="6799EF9E" w14:textId="161A944A" w:rsidR="00D41A89" w:rsidRPr="00A146C1" w:rsidRDefault="00CD67F5" w:rsidP="00DE1CBB">
      <w:pPr>
        <w:rPr>
          <w:lang w:val="en-US"/>
        </w:rPr>
      </w:pPr>
      <w:r>
        <w:rPr>
          <w:lang w:val="en-US"/>
        </w:rPr>
        <w:t>The</w:t>
      </w:r>
      <w:r w:rsidR="00DE1CBB" w:rsidRPr="00DE1CBB">
        <w:rPr>
          <w:lang w:val="en-US"/>
        </w:rPr>
        <w:t xml:space="preserve"> CamelCase notation</w:t>
      </w:r>
      <w:r>
        <w:rPr>
          <w:lang w:val="en-US"/>
        </w:rPr>
        <w:t xml:space="preserve"> was used</w:t>
      </w:r>
      <w:r w:rsidR="00DE1CBB" w:rsidRPr="00DE1CBB">
        <w:rPr>
          <w:lang w:val="en-US"/>
        </w:rPr>
        <w:t xml:space="preserve"> to denote the variable names. The name of the variable is the purpose to which data they refer. Variable from the example refers to the type of style for a block with personalized recommendations.</w:t>
      </w:r>
    </w:p>
    <w:p w14:paraId="178A7B82" w14:textId="77777777" w:rsidR="00E60A5E" w:rsidRPr="00A972D8" w:rsidRDefault="00E60A5E" w:rsidP="005971D6">
      <w:pPr>
        <w:pStyle w:val="Heading2"/>
        <w:rPr>
          <w:lang w:val="en-US"/>
        </w:rPr>
      </w:pPr>
      <w:bookmarkStart w:id="28" w:name="_Toc478116866"/>
      <w:r w:rsidRPr="00A972D8">
        <w:rPr>
          <w:lang w:val="en-US"/>
        </w:rPr>
        <w:t>5.5 Risk Plan</w:t>
      </w:r>
      <w:bookmarkEnd w:id="28"/>
    </w:p>
    <w:tbl>
      <w:tblPr>
        <w:tblStyle w:val="GridTable1Light-Accent5"/>
        <w:tblW w:w="9351" w:type="dxa"/>
        <w:tblLook w:val="04A0" w:firstRow="1" w:lastRow="0" w:firstColumn="1" w:lastColumn="0" w:noHBand="0" w:noVBand="1"/>
      </w:tblPr>
      <w:tblGrid>
        <w:gridCol w:w="4248"/>
        <w:gridCol w:w="5103"/>
      </w:tblGrid>
      <w:tr w:rsidR="00017838" w14:paraId="5702C0D2" w14:textId="77777777" w:rsidTr="000178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shd w:val="clear" w:color="auto" w:fill="D9E2F3" w:themeFill="accent1" w:themeFillTint="33"/>
          </w:tcPr>
          <w:p w14:paraId="36B0EE6A" w14:textId="77777777" w:rsidR="00017838" w:rsidRPr="00B34789" w:rsidRDefault="00017838" w:rsidP="000C468D">
            <w:pPr>
              <w:spacing w:line="240" w:lineRule="auto"/>
              <w:ind w:firstLine="0"/>
              <w:rPr>
                <w:b w:val="0"/>
                <w:color w:val="0D0D0D" w:themeColor="text1" w:themeTint="F2"/>
                <w:lang w:val="en-US"/>
              </w:rPr>
            </w:pPr>
            <w:r>
              <w:rPr>
                <w:b w:val="0"/>
                <w:color w:val="0D0D0D" w:themeColor="text1" w:themeTint="F2"/>
                <w:lang w:val="en-US"/>
              </w:rPr>
              <w:t>Risk</w:t>
            </w:r>
          </w:p>
        </w:tc>
        <w:tc>
          <w:tcPr>
            <w:tcW w:w="5103" w:type="dxa"/>
            <w:shd w:val="clear" w:color="auto" w:fill="D9E2F3" w:themeFill="accent1" w:themeFillTint="33"/>
          </w:tcPr>
          <w:p w14:paraId="3CB71739" w14:textId="77777777" w:rsidR="00017838" w:rsidRPr="00B34789" w:rsidRDefault="00017838" w:rsidP="000C468D">
            <w:pPr>
              <w:spacing w:line="240" w:lineRule="auto"/>
              <w:ind w:firstLine="0"/>
              <w:cnfStyle w:val="100000000000" w:firstRow="1" w:lastRow="0" w:firstColumn="0" w:lastColumn="0" w:oddVBand="0" w:evenVBand="0" w:oddHBand="0" w:evenHBand="0" w:firstRowFirstColumn="0" w:firstRowLastColumn="0" w:lastRowFirstColumn="0" w:lastRowLastColumn="0"/>
              <w:rPr>
                <w:b w:val="0"/>
                <w:color w:val="0D0D0D" w:themeColor="text1" w:themeTint="F2"/>
                <w:lang w:val="en-US"/>
              </w:rPr>
            </w:pPr>
            <w:r>
              <w:rPr>
                <w:b w:val="0"/>
                <w:color w:val="0D0D0D" w:themeColor="text1" w:themeTint="F2"/>
                <w:lang w:val="en-US"/>
              </w:rPr>
              <w:t>Solution</w:t>
            </w:r>
          </w:p>
        </w:tc>
      </w:tr>
      <w:tr w:rsidR="00017838" w:rsidRPr="00060863" w14:paraId="5755ACC8" w14:textId="77777777" w:rsidTr="00017838">
        <w:tc>
          <w:tcPr>
            <w:cnfStyle w:val="001000000000" w:firstRow="0" w:lastRow="0" w:firstColumn="1" w:lastColumn="0" w:oddVBand="0" w:evenVBand="0" w:oddHBand="0" w:evenHBand="0" w:firstRowFirstColumn="0" w:firstRowLastColumn="0" w:lastRowFirstColumn="0" w:lastRowLastColumn="0"/>
            <w:tcW w:w="4248" w:type="dxa"/>
          </w:tcPr>
          <w:p w14:paraId="1FAC0D56" w14:textId="4CD22A7E" w:rsidR="00017838" w:rsidRPr="00344F73" w:rsidRDefault="00344F73" w:rsidP="00344F73">
            <w:pPr>
              <w:spacing w:line="240" w:lineRule="auto"/>
              <w:ind w:firstLine="0"/>
              <w:jc w:val="left"/>
              <w:rPr>
                <w:b w:val="0"/>
                <w:lang w:val="en-US"/>
              </w:rPr>
            </w:pPr>
            <w:r w:rsidRPr="00344F73">
              <w:rPr>
                <w:b w:val="0"/>
                <w:lang w:val="en-US"/>
              </w:rPr>
              <w:t xml:space="preserve">Lack of </w:t>
            </w:r>
            <w:r>
              <w:rPr>
                <w:b w:val="0"/>
                <w:lang w:val="en-US"/>
              </w:rPr>
              <w:t>experience</w:t>
            </w:r>
            <w:r w:rsidRPr="00344F73">
              <w:rPr>
                <w:b w:val="0"/>
                <w:lang w:val="en-US"/>
              </w:rPr>
              <w:t xml:space="preserve"> in the field of statistics and mathematical analysis</w:t>
            </w:r>
          </w:p>
        </w:tc>
        <w:tc>
          <w:tcPr>
            <w:tcW w:w="5103" w:type="dxa"/>
          </w:tcPr>
          <w:p w14:paraId="268855F0" w14:textId="01CAF715" w:rsidR="00017838" w:rsidRPr="00344F73" w:rsidRDefault="00344F73" w:rsidP="00344F73">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en-US"/>
              </w:rPr>
            </w:pPr>
            <w:r w:rsidRPr="00344F73">
              <w:rPr>
                <w:lang w:val="en-US"/>
              </w:rPr>
              <w:t xml:space="preserve">Consultation with an expert, involving a mathematician </w:t>
            </w:r>
            <w:r>
              <w:rPr>
                <w:lang w:val="en-US"/>
              </w:rPr>
              <w:t>to</w:t>
            </w:r>
            <w:r w:rsidRPr="00344F73">
              <w:rPr>
                <w:lang w:val="en-US"/>
              </w:rPr>
              <w:t xml:space="preserve"> the project</w:t>
            </w:r>
          </w:p>
        </w:tc>
      </w:tr>
      <w:tr w:rsidR="00017838" w:rsidRPr="00060863" w14:paraId="26D63F8C" w14:textId="77777777" w:rsidTr="00017838">
        <w:tc>
          <w:tcPr>
            <w:cnfStyle w:val="001000000000" w:firstRow="0" w:lastRow="0" w:firstColumn="1" w:lastColumn="0" w:oddVBand="0" w:evenVBand="0" w:oddHBand="0" w:evenHBand="0" w:firstRowFirstColumn="0" w:firstRowLastColumn="0" w:lastRowFirstColumn="0" w:lastRowLastColumn="0"/>
            <w:tcW w:w="4248" w:type="dxa"/>
          </w:tcPr>
          <w:p w14:paraId="0CD25145" w14:textId="0B5F062C" w:rsidR="00017838" w:rsidRPr="00344F73" w:rsidRDefault="00344F73" w:rsidP="00344F73">
            <w:pPr>
              <w:spacing w:line="240" w:lineRule="auto"/>
              <w:ind w:firstLine="0"/>
              <w:jc w:val="left"/>
              <w:rPr>
                <w:b w:val="0"/>
                <w:lang w:val="en-US"/>
              </w:rPr>
            </w:pPr>
            <w:r w:rsidRPr="00344F73">
              <w:rPr>
                <w:b w:val="0"/>
                <w:lang w:val="en-US"/>
              </w:rPr>
              <w:t>The problem with obtaining data from project partners</w:t>
            </w:r>
          </w:p>
        </w:tc>
        <w:tc>
          <w:tcPr>
            <w:tcW w:w="5103" w:type="dxa"/>
          </w:tcPr>
          <w:p w14:paraId="7B848B05" w14:textId="5BB22311" w:rsidR="00017838" w:rsidRPr="00A204A3" w:rsidRDefault="00A204A3" w:rsidP="00344F73">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en-US"/>
              </w:rPr>
            </w:pPr>
            <w:r w:rsidRPr="00A204A3">
              <w:rPr>
                <w:lang w:val="en-US"/>
              </w:rPr>
              <w:t xml:space="preserve">In the case of a lack of data - to change the </w:t>
            </w:r>
            <w:r>
              <w:rPr>
                <w:lang w:val="en-US"/>
              </w:rPr>
              <w:t>theme</w:t>
            </w:r>
            <w:r w:rsidRPr="00A204A3">
              <w:rPr>
                <w:lang w:val="en-US"/>
              </w:rPr>
              <w:t xml:space="preserve"> of the study</w:t>
            </w:r>
          </w:p>
        </w:tc>
      </w:tr>
      <w:tr w:rsidR="00017838" w:rsidRPr="00060863" w14:paraId="1A5A63E7" w14:textId="77777777" w:rsidTr="00017838">
        <w:tc>
          <w:tcPr>
            <w:cnfStyle w:val="001000000000" w:firstRow="0" w:lastRow="0" w:firstColumn="1" w:lastColumn="0" w:oddVBand="0" w:evenVBand="0" w:oddHBand="0" w:evenHBand="0" w:firstRowFirstColumn="0" w:firstRowLastColumn="0" w:lastRowFirstColumn="0" w:lastRowLastColumn="0"/>
            <w:tcW w:w="4248" w:type="dxa"/>
          </w:tcPr>
          <w:p w14:paraId="045093BD" w14:textId="02D4FAAF" w:rsidR="00017838" w:rsidRPr="00A204A3" w:rsidRDefault="00A204A3" w:rsidP="00344F73">
            <w:pPr>
              <w:spacing w:line="240" w:lineRule="auto"/>
              <w:ind w:firstLine="0"/>
              <w:jc w:val="left"/>
              <w:rPr>
                <w:b w:val="0"/>
                <w:lang w:val="en-US"/>
              </w:rPr>
            </w:pPr>
            <w:r w:rsidRPr="00A204A3">
              <w:rPr>
                <w:b w:val="0"/>
                <w:lang w:val="en-US"/>
              </w:rPr>
              <w:t>Loss of time waiting for data and specifications from partners</w:t>
            </w:r>
          </w:p>
        </w:tc>
        <w:tc>
          <w:tcPr>
            <w:tcW w:w="5103" w:type="dxa"/>
          </w:tcPr>
          <w:p w14:paraId="22405DC7" w14:textId="2FF047B5" w:rsidR="00017838" w:rsidRDefault="00A1529B" w:rsidP="00344F73">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To u</w:t>
            </w:r>
            <w:r w:rsidRPr="00A1529B">
              <w:rPr>
                <w:lang w:val="en-US"/>
              </w:rPr>
              <w:t>se</w:t>
            </w:r>
            <w:r>
              <w:rPr>
                <w:lang w:val="en-US"/>
              </w:rPr>
              <w:t xml:space="preserve"> this</w:t>
            </w:r>
            <w:r w:rsidRPr="00A1529B">
              <w:rPr>
                <w:lang w:val="en-US"/>
              </w:rPr>
              <w:t xml:space="preserve"> time </w:t>
            </w:r>
            <w:r>
              <w:rPr>
                <w:lang w:val="en-US"/>
              </w:rPr>
              <w:t>for</w:t>
            </w:r>
            <w:r w:rsidRPr="00A1529B">
              <w:rPr>
                <w:lang w:val="en-US"/>
              </w:rPr>
              <w:t xml:space="preserve"> study Big Dat</w:t>
            </w:r>
            <w:r>
              <w:rPr>
                <w:lang w:val="en-US"/>
              </w:rPr>
              <w:t>a</w:t>
            </w:r>
            <w:r w:rsidRPr="00A1529B">
              <w:rPr>
                <w:lang w:val="en-US"/>
              </w:rPr>
              <w:t xml:space="preserve"> approaches and similar projects</w:t>
            </w:r>
          </w:p>
        </w:tc>
      </w:tr>
      <w:tr w:rsidR="00A1529B" w:rsidRPr="00060863" w14:paraId="3EB3B416" w14:textId="77777777" w:rsidTr="00017838">
        <w:tc>
          <w:tcPr>
            <w:cnfStyle w:val="001000000000" w:firstRow="0" w:lastRow="0" w:firstColumn="1" w:lastColumn="0" w:oddVBand="0" w:evenVBand="0" w:oddHBand="0" w:evenHBand="0" w:firstRowFirstColumn="0" w:firstRowLastColumn="0" w:lastRowFirstColumn="0" w:lastRowLastColumn="0"/>
            <w:tcW w:w="4248" w:type="dxa"/>
          </w:tcPr>
          <w:p w14:paraId="2861CE0E" w14:textId="7F8D10CE" w:rsidR="00A1529B" w:rsidRPr="00A1529B" w:rsidRDefault="00A1529B" w:rsidP="00344F73">
            <w:pPr>
              <w:spacing w:line="240" w:lineRule="auto"/>
              <w:ind w:firstLine="0"/>
              <w:jc w:val="left"/>
              <w:rPr>
                <w:b w:val="0"/>
                <w:lang w:val="en-US"/>
              </w:rPr>
            </w:pPr>
            <w:r w:rsidRPr="00A1529B">
              <w:rPr>
                <w:b w:val="0"/>
                <w:lang w:val="en-US"/>
              </w:rPr>
              <w:t xml:space="preserve">Server </w:t>
            </w:r>
            <w:r>
              <w:rPr>
                <w:b w:val="0"/>
                <w:lang w:val="en-US"/>
              </w:rPr>
              <w:t xml:space="preserve">of MBDS cluster </w:t>
            </w:r>
            <w:r w:rsidRPr="00A1529B">
              <w:rPr>
                <w:b w:val="0"/>
                <w:lang w:val="en-US"/>
              </w:rPr>
              <w:t xml:space="preserve">crash </w:t>
            </w:r>
          </w:p>
        </w:tc>
        <w:tc>
          <w:tcPr>
            <w:tcW w:w="5103" w:type="dxa"/>
          </w:tcPr>
          <w:p w14:paraId="4B2AA974" w14:textId="7E4E94BB" w:rsidR="00A1529B" w:rsidRPr="00A1529B" w:rsidRDefault="000046D4" w:rsidP="00344F73">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Calling</w:t>
            </w:r>
            <w:r w:rsidR="00A1529B" w:rsidRPr="00A1529B">
              <w:rPr>
                <w:lang w:val="en-US"/>
              </w:rPr>
              <w:t xml:space="preserve"> a </w:t>
            </w:r>
            <w:r w:rsidR="00A1529B">
              <w:rPr>
                <w:lang w:val="en-US"/>
              </w:rPr>
              <w:t>s</w:t>
            </w:r>
            <w:r w:rsidR="00A1529B" w:rsidRPr="00A1529B">
              <w:rPr>
                <w:lang w:val="en-US"/>
              </w:rPr>
              <w:t xml:space="preserve">ystem </w:t>
            </w:r>
            <w:r w:rsidR="00A1529B">
              <w:rPr>
                <w:lang w:val="en-US"/>
              </w:rPr>
              <w:t>a</w:t>
            </w:r>
            <w:r w:rsidR="00A1529B" w:rsidRPr="00A1529B">
              <w:rPr>
                <w:lang w:val="en-US"/>
              </w:rPr>
              <w:t xml:space="preserve">dministrator, </w:t>
            </w:r>
            <w:r w:rsidR="00A1529B">
              <w:rPr>
                <w:lang w:val="en-US"/>
              </w:rPr>
              <w:t>wor</w:t>
            </w:r>
            <w:r>
              <w:rPr>
                <w:lang w:val="en-US"/>
              </w:rPr>
              <w:t>king</w:t>
            </w:r>
            <w:r w:rsidR="00A1529B" w:rsidRPr="00A1529B">
              <w:rPr>
                <w:lang w:val="en-US"/>
              </w:rPr>
              <w:t xml:space="preserve"> on local virtual machines</w:t>
            </w:r>
          </w:p>
        </w:tc>
      </w:tr>
      <w:tr w:rsidR="00A1529B" w:rsidRPr="00060863" w14:paraId="64EEF707" w14:textId="77777777" w:rsidTr="00017838">
        <w:tc>
          <w:tcPr>
            <w:cnfStyle w:val="001000000000" w:firstRow="0" w:lastRow="0" w:firstColumn="1" w:lastColumn="0" w:oddVBand="0" w:evenVBand="0" w:oddHBand="0" w:evenHBand="0" w:firstRowFirstColumn="0" w:firstRowLastColumn="0" w:lastRowFirstColumn="0" w:lastRowLastColumn="0"/>
            <w:tcW w:w="4248" w:type="dxa"/>
          </w:tcPr>
          <w:p w14:paraId="1A4CA137" w14:textId="4D85CA69" w:rsidR="00A1529B" w:rsidRPr="00A1529B" w:rsidRDefault="00A1529B" w:rsidP="00344F73">
            <w:pPr>
              <w:spacing w:line="240" w:lineRule="auto"/>
              <w:ind w:firstLine="0"/>
              <w:jc w:val="left"/>
              <w:rPr>
                <w:b w:val="0"/>
                <w:lang w:val="en-US"/>
              </w:rPr>
            </w:pPr>
            <w:r w:rsidRPr="00A1529B">
              <w:rPr>
                <w:b w:val="0"/>
                <w:lang w:val="en-US"/>
              </w:rPr>
              <w:t>No external connections to the cluster</w:t>
            </w:r>
          </w:p>
        </w:tc>
        <w:tc>
          <w:tcPr>
            <w:tcW w:w="5103" w:type="dxa"/>
          </w:tcPr>
          <w:p w14:paraId="08D16A7D" w14:textId="0DB36550" w:rsidR="00A1529B" w:rsidRPr="00D73CD5" w:rsidRDefault="00D73CD5" w:rsidP="00344F73">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Calling</w:t>
            </w:r>
            <w:r w:rsidRPr="00A1529B">
              <w:rPr>
                <w:lang w:val="en-US"/>
              </w:rPr>
              <w:t xml:space="preserve"> </w:t>
            </w:r>
            <w:r w:rsidR="00A1529B" w:rsidRPr="00A1529B">
              <w:rPr>
                <w:lang w:val="en-US"/>
              </w:rPr>
              <w:t xml:space="preserve">a </w:t>
            </w:r>
            <w:r w:rsidR="00A1529B">
              <w:rPr>
                <w:lang w:val="en-US"/>
              </w:rPr>
              <w:t>s</w:t>
            </w:r>
            <w:r w:rsidR="00A1529B" w:rsidRPr="00A1529B">
              <w:rPr>
                <w:lang w:val="en-US"/>
              </w:rPr>
              <w:t xml:space="preserve">ystem </w:t>
            </w:r>
            <w:r w:rsidR="00A1529B">
              <w:rPr>
                <w:lang w:val="en-US"/>
              </w:rPr>
              <w:t>a</w:t>
            </w:r>
            <w:r w:rsidR="00A1529B" w:rsidRPr="00A1529B">
              <w:rPr>
                <w:lang w:val="en-US"/>
              </w:rPr>
              <w:t>dministrator</w:t>
            </w:r>
            <w:r w:rsidR="00A1529B">
              <w:rPr>
                <w:lang w:val="en-US"/>
              </w:rPr>
              <w:t xml:space="preserve"> to make</w:t>
            </w:r>
            <w:r w:rsidR="00312A27">
              <w:rPr>
                <w:lang w:val="en-US"/>
              </w:rPr>
              <w:t xml:space="preserve"> the</w:t>
            </w:r>
            <w:r w:rsidR="00A1529B">
              <w:rPr>
                <w:lang w:val="en-US"/>
              </w:rPr>
              <w:t xml:space="preserve"> external connections</w:t>
            </w:r>
          </w:p>
        </w:tc>
      </w:tr>
    </w:tbl>
    <w:p w14:paraId="18B748C5" w14:textId="35210966" w:rsidR="00017838" w:rsidRPr="00344F73" w:rsidRDefault="00344F73" w:rsidP="00344F73">
      <w:pPr>
        <w:pStyle w:val="Caption"/>
        <w:rPr>
          <w:sz w:val="22"/>
          <w:lang w:val="en-US"/>
        </w:rPr>
      </w:pPr>
      <w:bookmarkStart w:id="29" w:name="_Toc478324292"/>
      <w:r w:rsidRPr="00A1529B">
        <w:rPr>
          <w:sz w:val="22"/>
          <w:lang w:val="en-US"/>
        </w:rPr>
        <w:t xml:space="preserve">Table </w:t>
      </w:r>
      <w:r w:rsidRPr="00344F73">
        <w:rPr>
          <w:sz w:val="22"/>
        </w:rPr>
        <w:fldChar w:fldCharType="begin"/>
      </w:r>
      <w:r w:rsidRPr="00A1529B">
        <w:rPr>
          <w:sz w:val="22"/>
          <w:lang w:val="en-US"/>
        </w:rPr>
        <w:instrText xml:space="preserve"> SEQ Table \* ARABIC </w:instrText>
      </w:r>
      <w:r w:rsidRPr="00344F73">
        <w:rPr>
          <w:sz w:val="22"/>
        </w:rPr>
        <w:fldChar w:fldCharType="separate"/>
      </w:r>
      <w:r w:rsidRPr="00A1529B">
        <w:rPr>
          <w:noProof/>
          <w:sz w:val="22"/>
          <w:lang w:val="en-US"/>
        </w:rPr>
        <w:t>2</w:t>
      </w:r>
      <w:r w:rsidRPr="00344F73">
        <w:rPr>
          <w:sz w:val="22"/>
        </w:rPr>
        <w:fldChar w:fldCharType="end"/>
      </w:r>
      <w:r w:rsidRPr="00A1529B">
        <w:rPr>
          <w:sz w:val="22"/>
          <w:lang w:val="en-US"/>
        </w:rPr>
        <w:t xml:space="preserve"> </w:t>
      </w:r>
      <w:r w:rsidRPr="00344F73">
        <w:rPr>
          <w:sz w:val="22"/>
          <w:lang w:val="en-US"/>
        </w:rPr>
        <w:t>Risk plan</w:t>
      </w:r>
      <w:bookmarkEnd w:id="29"/>
    </w:p>
    <w:p w14:paraId="4A6F7BB7" w14:textId="77777777" w:rsidR="00904C6F" w:rsidRPr="00A1529B" w:rsidRDefault="00AD4626" w:rsidP="00AD4626">
      <w:pPr>
        <w:pStyle w:val="Heading2"/>
        <w:rPr>
          <w:lang w:val="en-US"/>
        </w:rPr>
      </w:pPr>
      <w:bookmarkStart w:id="30" w:name="_Toc478116867"/>
      <w:r w:rsidRPr="008D5AD4">
        <w:rPr>
          <w:lang w:val="en-US"/>
        </w:rPr>
        <w:lastRenderedPageBreak/>
        <w:t>5.</w:t>
      </w:r>
      <w:r w:rsidR="00E60A5E">
        <w:rPr>
          <w:lang w:val="en-US"/>
        </w:rPr>
        <w:t>6</w:t>
      </w:r>
      <w:r w:rsidRPr="008D5AD4">
        <w:rPr>
          <w:lang w:val="en-US"/>
        </w:rPr>
        <w:t xml:space="preserve"> </w:t>
      </w:r>
      <w:r w:rsidR="00695185">
        <w:rPr>
          <w:lang w:val="en-US"/>
        </w:rPr>
        <w:t>Project planning</w:t>
      </w:r>
      <w:bookmarkEnd w:id="30"/>
    </w:p>
    <w:p w14:paraId="31EA06A1" w14:textId="77777777" w:rsidR="00537509" w:rsidRPr="00537509" w:rsidRDefault="00537509" w:rsidP="00537509">
      <w:pPr>
        <w:rPr>
          <w:i/>
          <w:lang w:val="en-US"/>
        </w:rPr>
      </w:pPr>
      <w:r w:rsidRPr="0006398D">
        <w:rPr>
          <w:i/>
          <w:lang w:val="en-US"/>
        </w:rPr>
        <w:t>Release "</w:t>
      </w:r>
      <w:r>
        <w:rPr>
          <w:i/>
          <w:lang w:val="en-US"/>
        </w:rPr>
        <w:t>Developing the Big Data software to search the correlation between the data</w:t>
      </w:r>
      <w:r w:rsidRPr="0006398D">
        <w:rPr>
          <w:i/>
          <w:lang w:val="en-US"/>
        </w:rPr>
        <w:t>"</w:t>
      </w:r>
      <w:r>
        <w:rPr>
          <w:i/>
          <w:lang w:val="en-US"/>
        </w:rPr>
        <w:t xml:space="preserve"> </w:t>
      </w:r>
    </w:p>
    <w:p w14:paraId="7A0D1E95" w14:textId="77777777" w:rsidR="00A67B39" w:rsidRDefault="00E16995" w:rsidP="00A67B39">
      <w:pPr>
        <w:rPr>
          <w:i/>
          <w:lang w:val="en-US"/>
        </w:rPr>
      </w:pPr>
      <w:r>
        <w:rPr>
          <w:i/>
          <w:lang w:val="en-US"/>
        </w:rPr>
        <w:t>Sprint 1</w:t>
      </w:r>
    </w:p>
    <w:p w14:paraId="645B40FF" w14:textId="77777777" w:rsidR="00A67B39" w:rsidRDefault="00A67B39" w:rsidP="00A67B39">
      <w:pPr>
        <w:rPr>
          <w:lang w:val="en-US"/>
        </w:rPr>
      </w:pPr>
      <w:r>
        <w:rPr>
          <w:lang w:val="en-US"/>
        </w:rPr>
        <w:t xml:space="preserve">Objective of the </w:t>
      </w:r>
      <w:r w:rsidR="00E16995">
        <w:rPr>
          <w:lang w:val="en-US"/>
        </w:rPr>
        <w:t>sprint</w:t>
      </w:r>
      <w:r w:rsidRPr="0006398D">
        <w:rPr>
          <w:lang w:val="en-US"/>
        </w:rPr>
        <w:t>:</w:t>
      </w:r>
      <w:r>
        <w:rPr>
          <w:lang w:val="en-US"/>
        </w:rPr>
        <w:t xml:space="preserve"> </w:t>
      </w:r>
      <w:r w:rsidR="003441BA">
        <w:rPr>
          <w:lang w:val="en-US"/>
        </w:rPr>
        <w:t>define</w:t>
      </w:r>
      <w:r w:rsidR="003441BA" w:rsidRPr="003441BA">
        <w:rPr>
          <w:lang w:val="en-US"/>
        </w:rPr>
        <w:t xml:space="preserve"> the most effective architecture</w:t>
      </w:r>
      <w:r w:rsidR="003441BA">
        <w:rPr>
          <w:lang w:val="en-US"/>
        </w:rPr>
        <w:t>, configure the cluster</w:t>
      </w:r>
      <w:r w:rsidR="00E3496C">
        <w:rPr>
          <w:lang w:val="en-US"/>
        </w:rPr>
        <w:t>.</w:t>
      </w:r>
    </w:p>
    <w:tbl>
      <w:tblPr>
        <w:tblStyle w:val="GridTable1Light-Accent5"/>
        <w:tblW w:w="0" w:type="auto"/>
        <w:tblLook w:val="04A0" w:firstRow="1" w:lastRow="0" w:firstColumn="1" w:lastColumn="0" w:noHBand="0" w:noVBand="1"/>
      </w:tblPr>
      <w:tblGrid>
        <w:gridCol w:w="1840"/>
        <w:gridCol w:w="2299"/>
        <w:gridCol w:w="1989"/>
        <w:gridCol w:w="1527"/>
        <w:gridCol w:w="1690"/>
      </w:tblGrid>
      <w:tr w:rsidR="003441BA" w14:paraId="6E386481" w14:textId="77777777" w:rsidTr="0034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dxa"/>
            <w:shd w:val="clear" w:color="auto" w:fill="D9E2F3" w:themeFill="accent1" w:themeFillTint="33"/>
          </w:tcPr>
          <w:p w14:paraId="1BD9750B" w14:textId="77777777" w:rsidR="003441BA" w:rsidRPr="00B34789" w:rsidRDefault="00DD2CCE" w:rsidP="00132904">
            <w:pPr>
              <w:spacing w:line="240" w:lineRule="auto"/>
              <w:ind w:firstLine="0"/>
              <w:rPr>
                <w:b w:val="0"/>
                <w:color w:val="0D0D0D" w:themeColor="text1" w:themeTint="F2"/>
                <w:lang w:val="en-US"/>
              </w:rPr>
            </w:pPr>
            <w:r>
              <w:rPr>
                <w:b w:val="0"/>
                <w:color w:val="0D0D0D" w:themeColor="text1" w:themeTint="F2"/>
                <w:lang w:val="en-US"/>
              </w:rPr>
              <w:t>Task</w:t>
            </w:r>
          </w:p>
        </w:tc>
        <w:tc>
          <w:tcPr>
            <w:tcW w:w="2299" w:type="dxa"/>
            <w:shd w:val="clear" w:color="auto" w:fill="D9E2F3" w:themeFill="accent1" w:themeFillTint="33"/>
          </w:tcPr>
          <w:p w14:paraId="006BEAE3" w14:textId="77777777" w:rsidR="003441BA" w:rsidRPr="00B34789" w:rsidRDefault="00E3496C" w:rsidP="00132904">
            <w:pPr>
              <w:spacing w:line="240" w:lineRule="auto"/>
              <w:ind w:firstLine="0"/>
              <w:cnfStyle w:val="100000000000" w:firstRow="1" w:lastRow="0" w:firstColumn="0" w:lastColumn="0" w:oddVBand="0" w:evenVBand="0" w:oddHBand="0" w:evenHBand="0" w:firstRowFirstColumn="0" w:firstRowLastColumn="0" w:lastRowFirstColumn="0" w:lastRowLastColumn="0"/>
              <w:rPr>
                <w:b w:val="0"/>
                <w:color w:val="0D0D0D" w:themeColor="text1" w:themeTint="F2"/>
                <w:lang w:val="en-US"/>
              </w:rPr>
            </w:pPr>
            <w:r>
              <w:rPr>
                <w:b w:val="0"/>
                <w:color w:val="0D0D0D" w:themeColor="text1" w:themeTint="F2"/>
                <w:lang w:val="en-US"/>
              </w:rPr>
              <w:t>Description</w:t>
            </w:r>
          </w:p>
        </w:tc>
        <w:tc>
          <w:tcPr>
            <w:tcW w:w="1989" w:type="dxa"/>
            <w:shd w:val="clear" w:color="auto" w:fill="D9E2F3" w:themeFill="accent1" w:themeFillTint="33"/>
          </w:tcPr>
          <w:p w14:paraId="471EA94E" w14:textId="77777777" w:rsidR="003441BA" w:rsidRPr="00B34789" w:rsidRDefault="003441BA" w:rsidP="00132904">
            <w:pPr>
              <w:spacing w:line="240" w:lineRule="auto"/>
              <w:ind w:firstLine="0"/>
              <w:cnfStyle w:val="100000000000" w:firstRow="1" w:lastRow="0" w:firstColumn="0" w:lastColumn="0" w:oddVBand="0" w:evenVBand="0" w:oddHBand="0" w:evenHBand="0" w:firstRowFirstColumn="0" w:firstRowLastColumn="0" w:lastRowFirstColumn="0" w:lastRowLastColumn="0"/>
              <w:rPr>
                <w:b w:val="0"/>
                <w:color w:val="0D0D0D" w:themeColor="text1" w:themeTint="F2"/>
                <w:lang w:val="en-US"/>
              </w:rPr>
            </w:pPr>
            <w:r w:rsidRPr="00B34789">
              <w:rPr>
                <w:b w:val="0"/>
                <w:color w:val="0D0D0D" w:themeColor="text1" w:themeTint="F2"/>
                <w:lang w:val="en-US"/>
              </w:rPr>
              <w:t>Duration</w:t>
            </w:r>
          </w:p>
        </w:tc>
        <w:tc>
          <w:tcPr>
            <w:tcW w:w="1527" w:type="dxa"/>
            <w:shd w:val="clear" w:color="auto" w:fill="D9E2F3" w:themeFill="accent1" w:themeFillTint="33"/>
          </w:tcPr>
          <w:p w14:paraId="7E5200EE" w14:textId="77777777" w:rsidR="003441BA" w:rsidRDefault="00E16995" w:rsidP="00132904">
            <w:pPr>
              <w:spacing w:line="240" w:lineRule="auto"/>
              <w:ind w:firstLine="0"/>
              <w:cnfStyle w:val="100000000000" w:firstRow="1" w:lastRow="0" w:firstColumn="0" w:lastColumn="0" w:oddVBand="0" w:evenVBand="0" w:oddHBand="0" w:evenHBand="0" w:firstRowFirstColumn="0" w:firstRowLastColumn="0" w:lastRowFirstColumn="0" w:lastRowLastColumn="0"/>
              <w:rPr>
                <w:b w:val="0"/>
                <w:color w:val="0D0D0D" w:themeColor="text1" w:themeTint="F2"/>
                <w:lang w:val="en-US"/>
              </w:rPr>
            </w:pPr>
            <w:r>
              <w:rPr>
                <w:b w:val="0"/>
                <w:color w:val="0D0D0D" w:themeColor="text1" w:themeTint="F2"/>
                <w:lang w:val="en-US"/>
              </w:rPr>
              <w:t>Start Date</w:t>
            </w:r>
          </w:p>
        </w:tc>
        <w:tc>
          <w:tcPr>
            <w:tcW w:w="1690" w:type="dxa"/>
            <w:shd w:val="clear" w:color="auto" w:fill="D9E2F3" w:themeFill="accent1" w:themeFillTint="33"/>
          </w:tcPr>
          <w:p w14:paraId="2AFAAFD6" w14:textId="77777777" w:rsidR="003441BA" w:rsidRPr="00B34789" w:rsidRDefault="00E16995" w:rsidP="00132904">
            <w:pPr>
              <w:spacing w:line="240" w:lineRule="auto"/>
              <w:ind w:firstLine="0"/>
              <w:cnfStyle w:val="100000000000" w:firstRow="1" w:lastRow="0" w:firstColumn="0" w:lastColumn="0" w:oddVBand="0" w:evenVBand="0" w:oddHBand="0" w:evenHBand="0" w:firstRowFirstColumn="0" w:firstRowLastColumn="0" w:lastRowFirstColumn="0" w:lastRowLastColumn="0"/>
              <w:rPr>
                <w:b w:val="0"/>
                <w:color w:val="0D0D0D" w:themeColor="text1" w:themeTint="F2"/>
                <w:lang w:val="en-US"/>
              </w:rPr>
            </w:pPr>
            <w:r>
              <w:rPr>
                <w:b w:val="0"/>
                <w:color w:val="0D0D0D" w:themeColor="text1" w:themeTint="F2"/>
                <w:lang w:val="en-US"/>
              </w:rPr>
              <w:t>Finish Date</w:t>
            </w:r>
          </w:p>
        </w:tc>
      </w:tr>
      <w:tr w:rsidR="00E16995" w:rsidRPr="00E16995" w14:paraId="12A8CDA8" w14:textId="77777777" w:rsidTr="003441BA">
        <w:tc>
          <w:tcPr>
            <w:cnfStyle w:val="001000000000" w:firstRow="0" w:lastRow="0" w:firstColumn="1" w:lastColumn="0" w:oddVBand="0" w:evenVBand="0" w:oddHBand="0" w:evenHBand="0" w:firstRowFirstColumn="0" w:firstRowLastColumn="0" w:lastRowFirstColumn="0" w:lastRowLastColumn="0"/>
            <w:tcW w:w="1840" w:type="dxa"/>
          </w:tcPr>
          <w:p w14:paraId="047498CF" w14:textId="77777777" w:rsidR="00E16995" w:rsidRPr="00DD2CCE" w:rsidRDefault="00E16995" w:rsidP="00132904">
            <w:pPr>
              <w:spacing w:line="240" w:lineRule="auto"/>
              <w:ind w:firstLine="0"/>
              <w:rPr>
                <w:b w:val="0"/>
                <w:lang w:val="en-US"/>
              </w:rPr>
            </w:pPr>
            <w:r>
              <w:rPr>
                <w:b w:val="0"/>
                <w:lang w:val="en-US"/>
              </w:rPr>
              <w:t>1.1</w:t>
            </w:r>
          </w:p>
        </w:tc>
        <w:tc>
          <w:tcPr>
            <w:tcW w:w="2299" w:type="dxa"/>
          </w:tcPr>
          <w:p w14:paraId="0816FF11" w14:textId="77777777" w:rsidR="00E16995" w:rsidRDefault="00E16995" w:rsidP="00132904">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rPr>
            </w:pPr>
            <w:r w:rsidRPr="00E62F1E">
              <w:rPr>
                <w:lang w:val="en-US"/>
              </w:rPr>
              <w:t>Installation and configuration the Oracle Server (Cluster Big Data du MBDS)</w:t>
            </w:r>
          </w:p>
        </w:tc>
        <w:tc>
          <w:tcPr>
            <w:tcW w:w="1989" w:type="dxa"/>
          </w:tcPr>
          <w:p w14:paraId="7543D5B0" w14:textId="77777777" w:rsidR="00E16995" w:rsidRDefault="00E16995" w:rsidP="00132904">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Pr="00B34789">
              <w:rPr>
                <w:lang w:val="en-US"/>
              </w:rPr>
              <w:t xml:space="preserve"> days</w:t>
            </w:r>
          </w:p>
        </w:tc>
        <w:tc>
          <w:tcPr>
            <w:tcW w:w="1527" w:type="dxa"/>
          </w:tcPr>
          <w:p w14:paraId="4669A8B7" w14:textId="77777777" w:rsidR="00E16995" w:rsidRPr="00E16995" w:rsidRDefault="00E16995" w:rsidP="00E16995">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21.11.16</w:t>
            </w:r>
            <w:r w:rsidRPr="00E16995">
              <w:rPr>
                <w:lang w:val="en-US"/>
              </w:rPr>
              <w:t xml:space="preserve"> </w:t>
            </w:r>
          </w:p>
        </w:tc>
        <w:tc>
          <w:tcPr>
            <w:tcW w:w="1690" w:type="dxa"/>
          </w:tcPr>
          <w:p w14:paraId="5E7A3DFC" w14:textId="77777777" w:rsidR="00E16995" w:rsidRPr="00E16995" w:rsidRDefault="00E16995" w:rsidP="00132904">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rPr>
            </w:pPr>
            <w:r w:rsidRPr="00E16995">
              <w:rPr>
                <w:lang w:val="en-US"/>
              </w:rPr>
              <w:t>23.11.16</w:t>
            </w:r>
          </w:p>
        </w:tc>
      </w:tr>
      <w:tr w:rsidR="00E16995" w14:paraId="3E69070B" w14:textId="77777777" w:rsidTr="003441BA">
        <w:tc>
          <w:tcPr>
            <w:cnfStyle w:val="001000000000" w:firstRow="0" w:lastRow="0" w:firstColumn="1" w:lastColumn="0" w:oddVBand="0" w:evenVBand="0" w:oddHBand="0" w:evenHBand="0" w:firstRowFirstColumn="0" w:firstRowLastColumn="0" w:lastRowFirstColumn="0" w:lastRowLastColumn="0"/>
            <w:tcW w:w="1840" w:type="dxa"/>
          </w:tcPr>
          <w:p w14:paraId="70E66917" w14:textId="77777777" w:rsidR="00E16995" w:rsidRPr="00E16995" w:rsidRDefault="00E16995" w:rsidP="00132904">
            <w:pPr>
              <w:spacing w:line="240" w:lineRule="auto"/>
              <w:ind w:firstLine="0"/>
              <w:rPr>
                <w:b w:val="0"/>
                <w:lang w:val="en-US"/>
              </w:rPr>
            </w:pPr>
            <w:r w:rsidRPr="00E16995">
              <w:rPr>
                <w:b w:val="0"/>
                <w:lang w:val="en-US"/>
              </w:rPr>
              <w:t>1.2</w:t>
            </w:r>
          </w:p>
        </w:tc>
        <w:tc>
          <w:tcPr>
            <w:tcW w:w="2299" w:type="dxa"/>
          </w:tcPr>
          <w:p w14:paraId="525A86FF" w14:textId="77777777" w:rsidR="00E16995" w:rsidRDefault="00E16995" w:rsidP="00132904">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rPr>
            </w:pPr>
            <w:r w:rsidRPr="00E62F1E">
              <w:rPr>
                <w:lang w:val="en-US"/>
              </w:rPr>
              <w:t>Determine several software architectures / tools available from the Big Data tools for storing and analyzing this data</w:t>
            </w:r>
          </w:p>
        </w:tc>
        <w:tc>
          <w:tcPr>
            <w:tcW w:w="1989" w:type="dxa"/>
          </w:tcPr>
          <w:p w14:paraId="75F9D759" w14:textId="77777777" w:rsidR="00E16995" w:rsidRDefault="00E16995" w:rsidP="00132904">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2</w:t>
            </w:r>
            <w:r w:rsidRPr="00B34789">
              <w:rPr>
                <w:lang w:val="en-US"/>
              </w:rPr>
              <w:t xml:space="preserve"> days</w:t>
            </w:r>
          </w:p>
        </w:tc>
        <w:tc>
          <w:tcPr>
            <w:tcW w:w="1527" w:type="dxa"/>
          </w:tcPr>
          <w:p w14:paraId="0CC7750F" w14:textId="77777777" w:rsidR="00E16995" w:rsidRPr="00B34789" w:rsidRDefault="00E16995" w:rsidP="00132904">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rPr>
            </w:pPr>
            <w:r w:rsidRPr="00E16995">
              <w:rPr>
                <w:lang w:val="fr-FR"/>
              </w:rPr>
              <w:t>21.11.16</w:t>
            </w:r>
          </w:p>
        </w:tc>
        <w:tc>
          <w:tcPr>
            <w:tcW w:w="1690" w:type="dxa"/>
          </w:tcPr>
          <w:p w14:paraId="5AE28083" w14:textId="77777777" w:rsidR="00E16995" w:rsidRPr="00B34789" w:rsidRDefault="00E16995" w:rsidP="00132904">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rPr>
            </w:pPr>
            <w:r w:rsidRPr="00E16995">
              <w:rPr>
                <w:lang w:val="fr-FR"/>
              </w:rPr>
              <w:t>22.11.16</w:t>
            </w:r>
          </w:p>
        </w:tc>
      </w:tr>
      <w:tr w:rsidR="00E16995" w14:paraId="5E190DAB" w14:textId="77777777" w:rsidTr="003441BA">
        <w:tc>
          <w:tcPr>
            <w:cnfStyle w:val="001000000000" w:firstRow="0" w:lastRow="0" w:firstColumn="1" w:lastColumn="0" w:oddVBand="0" w:evenVBand="0" w:oddHBand="0" w:evenHBand="0" w:firstRowFirstColumn="0" w:firstRowLastColumn="0" w:lastRowFirstColumn="0" w:lastRowLastColumn="0"/>
            <w:tcW w:w="1840" w:type="dxa"/>
          </w:tcPr>
          <w:p w14:paraId="5E400896" w14:textId="77777777" w:rsidR="00E16995" w:rsidRPr="00B34789" w:rsidRDefault="00E16995" w:rsidP="00132904">
            <w:pPr>
              <w:spacing w:line="240" w:lineRule="auto"/>
              <w:ind w:firstLine="0"/>
              <w:rPr>
                <w:b w:val="0"/>
              </w:rPr>
            </w:pPr>
            <w:r>
              <w:rPr>
                <w:b w:val="0"/>
                <w:lang w:val="fr-FR"/>
              </w:rPr>
              <w:t>1.</w:t>
            </w:r>
            <w:r w:rsidRPr="00B34789">
              <w:rPr>
                <w:b w:val="0"/>
              </w:rPr>
              <w:t>3</w:t>
            </w:r>
          </w:p>
        </w:tc>
        <w:tc>
          <w:tcPr>
            <w:tcW w:w="2299" w:type="dxa"/>
          </w:tcPr>
          <w:p w14:paraId="5996494B" w14:textId="77777777" w:rsidR="00E16995" w:rsidRDefault="00E16995" w:rsidP="00132904">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rPr>
            </w:pPr>
            <w:r w:rsidRPr="00E62F1E">
              <w:rPr>
                <w:lang w:val="en-US"/>
              </w:rPr>
              <w:t>Test and confirm the most effective architecture</w:t>
            </w:r>
          </w:p>
        </w:tc>
        <w:tc>
          <w:tcPr>
            <w:tcW w:w="1989" w:type="dxa"/>
          </w:tcPr>
          <w:p w14:paraId="7586A42D" w14:textId="77777777" w:rsidR="00E16995" w:rsidRDefault="00E16995" w:rsidP="00132904">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Pr="00B34789">
              <w:rPr>
                <w:lang w:val="en-US"/>
              </w:rPr>
              <w:t xml:space="preserve"> days</w:t>
            </w:r>
          </w:p>
        </w:tc>
        <w:tc>
          <w:tcPr>
            <w:tcW w:w="1527" w:type="dxa"/>
          </w:tcPr>
          <w:p w14:paraId="49553BB2" w14:textId="77777777" w:rsidR="00E16995" w:rsidRPr="00B34789" w:rsidRDefault="00E16995" w:rsidP="00132904">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rPr>
            </w:pPr>
            <w:r w:rsidRPr="00E16995">
              <w:rPr>
                <w:lang w:val="fr-FR"/>
              </w:rPr>
              <w:t>22.11.16</w:t>
            </w:r>
          </w:p>
        </w:tc>
        <w:tc>
          <w:tcPr>
            <w:tcW w:w="1690" w:type="dxa"/>
          </w:tcPr>
          <w:p w14:paraId="65E0047D" w14:textId="77777777" w:rsidR="00E16995" w:rsidRPr="00B34789" w:rsidRDefault="00E16995" w:rsidP="00132904">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rPr>
            </w:pPr>
            <w:r w:rsidRPr="00E16995">
              <w:rPr>
                <w:lang w:val="fr-FR"/>
              </w:rPr>
              <w:t>28.11.16</w:t>
            </w:r>
          </w:p>
        </w:tc>
      </w:tr>
    </w:tbl>
    <w:p w14:paraId="022E464C" w14:textId="1E91DBB4" w:rsidR="00245840" w:rsidRDefault="002F5DCE" w:rsidP="002F5DCE">
      <w:pPr>
        <w:pStyle w:val="Caption"/>
        <w:rPr>
          <w:sz w:val="22"/>
          <w:lang w:val="en-US"/>
        </w:rPr>
      </w:pPr>
      <w:bookmarkStart w:id="31" w:name="_Toc478324293"/>
      <w:r w:rsidRPr="002F5DCE">
        <w:rPr>
          <w:sz w:val="22"/>
          <w:lang w:val="en-US"/>
        </w:rPr>
        <w:t xml:space="preserve">Table </w:t>
      </w:r>
      <w:r w:rsidRPr="002F5DCE">
        <w:rPr>
          <w:sz w:val="22"/>
        </w:rPr>
        <w:fldChar w:fldCharType="begin"/>
      </w:r>
      <w:r w:rsidRPr="002F5DCE">
        <w:rPr>
          <w:sz w:val="22"/>
          <w:lang w:val="en-US"/>
        </w:rPr>
        <w:instrText xml:space="preserve"> SEQ Table \* ARABIC </w:instrText>
      </w:r>
      <w:r w:rsidRPr="002F5DCE">
        <w:rPr>
          <w:sz w:val="22"/>
        </w:rPr>
        <w:fldChar w:fldCharType="separate"/>
      </w:r>
      <w:r w:rsidR="00344F73">
        <w:rPr>
          <w:noProof/>
          <w:sz w:val="22"/>
          <w:lang w:val="en-US"/>
        </w:rPr>
        <w:t>3</w:t>
      </w:r>
      <w:r w:rsidRPr="002F5DCE">
        <w:rPr>
          <w:sz w:val="22"/>
        </w:rPr>
        <w:fldChar w:fldCharType="end"/>
      </w:r>
      <w:r w:rsidRPr="002F5DCE">
        <w:rPr>
          <w:sz w:val="22"/>
          <w:lang w:val="en-US"/>
        </w:rPr>
        <w:t xml:space="preserve"> List of </w:t>
      </w:r>
      <w:r w:rsidR="00DD2CCE">
        <w:rPr>
          <w:sz w:val="22"/>
          <w:lang w:val="en-US"/>
        </w:rPr>
        <w:t>tasks</w:t>
      </w:r>
      <w:r w:rsidRPr="002F5DCE">
        <w:rPr>
          <w:sz w:val="22"/>
          <w:lang w:val="en-US"/>
        </w:rPr>
        <w:t xml:space="preserve"> of </w:t>
      </w:r>
      <w:r w:rsidR="00DD2CCE">
        <w:rPr>
          <w:sz w:val="22"/>
          <w:lang w:val="en-US"/>
        </w:rPr>
        <w:t>Sprint 1</w:t>
      </w:r>
      <w:bookmarkEnd w:id="31"/>
    </w:p>
    <w:p w14:paraId="444B77AC" w14:textId="6E0DBD42" w:rsidR="00132904" w:rsidRPr="00537509" w:rsidRDefault="00132904" w:rsidP="00132904">
      <w:pPr>
        <w:rPr>
          <w:i/>
          <w:lang w:val="en-US"/>
        </w:rPr>
      </w:pPr>
      <w:r>
        <w:rPr>
          <w:i/>
          <w:lang w:val="en-US"/>
        </w:rPr>
        <w:t>Sprint 2</w:t>
      </w:r>
      <w:r w:rsidR="00537509">
        <w:rPr>
          <w:i/>
          <w:lang w:val="en-US"/>
        </w:rPr>
        <w:t xml:space="preserve"> (</w:t>
      </w:r>
      <w:r w:rsidR="00D76519">
        <w:rPr>
          <w:i/>
          <w:lang w:val="en-US"/>
        </w:rPr>
        <w:t>The duration of this sprint was</w:t>
      </w:r>
      <w:r w:rsidR="00537509" w:rsidRPr="00537509">
        <w:rPr>
          <w:i/>
          <w:lang w:val="en-US"/>
        </w:rPr>
        <w:t xml:space="preserve"> increased </w:t>
      </w:r>
      <w:r w:rsidR="00D76519">
        <w:rPr>
          <w:i/>
          <w:lang w:val="en-US"/>
        </w:rPr>
        <w:t>because of</w:t>
      </w:r>
      <w:r w:rsidR="00537509" w:rsidRPr="00537509">
        <w:rPr>
          <w:i/>
          <w:lang w:val="en-US"/>
        </w:rPr>
        <w:t xml:space="preserve"> the expectation of data from the partner)</w:t>
      </w:r>
    </w:p>
    <w:p w14:paraId="1E3AE5D1" w14:textId="77777777" w:rsidR="00132904" w:rsidRDefault="00132904" w:rsidP="00132904">
      <w:pPr>
        <w:rPr>
          <w:lang w:val="en-US"/>
        </w:rPr>
      </w:pPr>
      <w:r>
        <w:rPr>
          <w:lang w:val="en-US"/>
        </w:rPr>
        <w:t>Objective of the sprint</w:t>
      </w:r>
      <w:r w:rsidRPr="0006398D">
        <w:rPr>
          <w:lang w:val="en-US"/>
        </w:rPr>
        <w:t>:</w:t>
      </w:r>
      <w:r>
        <w:rPr>
          <w:lang w:val="en-US"/>
        </w:rPr>
        <w:t xml:space="preserve"> </w:t>
      </w:r>
      <w:r w:rsidR="00980988">
        <w:rPr>
          <w:lang w:val="en-US"/>
        </w:rPr>
        <w:t>preparing data with project partners, a</w:t>
      </w:r>
      <w:r w:rsidR="00980988" w:rsidRPr="00980988">
        <w:rPr>
          <w:lang w:val="en-US"/>
        </w:rPr>
        <w:t>nalysis of the existing Big Data projects</w:t>
      </w:r>
      <w:r w:rsidR="00E3496C">
        <w:rPr>
          <w:lang w:val="en-US"/>
        </w:rPr>
        <w:t>.</w:t>
      </w:r>
    </w:p>
    <w:tbl>
      <w:tblPr>
        <w:tblStyle w:val="GridTable1Light-Accent5"/>
        <w:tblW w:w="0" w:type="auto"/>
        <w:tblLook w:val="04A0" w:firstRow="1" w:lastRow="0" w:firstColumn="1" w:lastColumn="0" w:noHBand="0" w:noVBand="1"/>
      </w:tblPr>
      <w:tblGrid>
        <w:gridCol w:w="1840"/>
        <w:gridCol w:w="2299"/>
        <w:gridCol w:w="1989"/>
        <w:gridCol w:w="1527"/>
        <w:gridCol w:w="1690"/>
      </w:tblGrid>
      <w:tr w:rsidR="00132904" w14:paraId="29E03554" w14:textId="77777777" w:rsidTr="001329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dxa"/>
            <w:shd w:val="clear" w:color="auto" w:fill="D9E2F3" w:themeFill="accent1" w:themeFillTint="33"/>
          </w:tcPr>
          <w:p w14:paraId="548F55B8" w14:textId="77777777" w:rsidR="00132904" w:rsidRPr="00B34789" w:rsidRDefault="00132904" w:rsidP="00132904">
            <w:pPr>
              <w:spacing w:line="240" w:lineRule="auto"/>
              <w:ind w:firstLine="0"/>
              <w:rPr>
                <w:b w:val="0"/>
                <w:color w:val="0D0D0D" w:themeColor="text1" w:themeTint="F2"/>
                <w:lang w:val="en-US"/>
              </w:rPr>
            </w:pPr>
            <w:r>
              <w:rPr>
                <w:b w:val="0"/>
                <w:color w:val="0D0D0D" w:themeColor="text1" w:themeTint="F2"/>
                <w:lang w:val="en-US"/>
              </w:rPr>
              <w:t>Task</w:t>
            </w:r>
          </w:p>
        </w:tc>
        <w:tc>
          <w:tcPr>
            <w:tcW w:w="2299" w:type="dxa"/>
            <w:shd w:val="clear" w:color="auto" w:fill="D9E2F3" w:themeFill="accent1" w:themeFillTint="33"/>
          </w:tcPr>
          <w:p w14:paraId="19D86909" w14:textId="77777777" w:rsidR="00132904" w:rsidRPr="00B34789" w:rsidRDefault="00E3496C" w:rsidP="00132904">
            <w:pPr>
              <w:spacing w:line="240" w:lineRule="auto"/>
              <w:ind w:firstLine="0"/>
              <w:cnfStyle w:val="100000000000" w:firstRow="1" w:lastRow="0" w:firstColumn="0" w:lastColumn="0" w:oddVBand="0" w:evenVBand="0" w:oddHBand="0" w:evenHBand="0" w:firstRowFirstColumn="0" w:firstRowLastColumn="0" w:lastRowFirstColumn="0" w:lastRowLastColumn="0"/>
              <w:rPr>
                <w:b w:val="0"/>
                <w:color w:val="0D0D0D" w:themeColor="text1" w:themeTint="F2"/>
                <w:lang w:val="en-US"/>
              </w:rPr>
            </w:pPr>
            <w:r>
              <w:rPr>
                <w:b w:val="0"/>
                <w:color w:val="0D0D0D" w:themeColor="text1" w:themeTint="F2"/>
                <w:lang w:val="en-US"/>
              </w:rPr>
              <w:t>Description</w:t>
            </w:r>
          </w:p>
        </w:tc>
        <w:tc>
          <w:tcPr>
            <w:tcW w:w="1989" w:type="dxa"/>
            <w:shd w:val="clear" w:color="auto" w:fill="D9E2F3" w:themeFill="accent1" w:themeFillTint="33"/>
          </w:tcPr>
          <w:p w14:paraId="1E42350B" w14:textId="77777777" w:rsidR="00132904" w:rsidRPr="00B34789" w:rsidRDefault="00132904" w:rsidP="00132904">
            <w:pPr>
              <w:spacing w:line="240" w:lineRule="auto"/>
              <w:ind w:firstLine="0"/>
              <w:cnfStyle w:val="100000000000" w:firstRow="1" w:lastRow="0" w:firstColumn="0" w:lastColumn="0" w:oddVBand="0" w:evenVBand="0" w:oddHBand="0" w:evenHBand="0" w:firstRowFirstColumn="0" w:firstRowLastColumn="0" w:lastRowFirstColumn="0" w:lastRowLastColumn="0"/>
              <w:rPr>
                <w:b w:val="0"/>
                <w:color w:val="0D0D0D" w:themeColor="text1" w:themeTint="F2"/>
                <w:lang w:val="en-US"/>
              </w:rPr>
            </w:pPr>
            <w:r w:rsidRPr="00B34789">
              <w:rPr>
                <w:b w:val="0"/>
                <w:color w:val="0D0D0D" w:themeColor="text1" w:themeTint="F2"/>
                <w:lang w:val="en-US"/>
              </w:rPr>
              <w:t>Duration</w:t>
            </w:r>
          </w:p>
        </w:tc>
        <w:tc>
          <w:tcPr>
            <w:tcW w:w="1527" w:type="dxa"/>
            <w:shd w:val="clear" w:color="auto" w:fill="D9E2F3" w:themeFill="accent1" w:themeFillTint="33"/>
          </w:tcPr>
          <w:p w14:paraId="6CF9B85E" w14:textId="77777777" w:rsidR="00132904" w:rsidRDefault="00132904" w:rsidP="00132904">
            <w:pPr>
              <w:spacing w:line="240" w:lineRule="auto"/>
              <w:ind w:firstLine="0"/>
              <w:cnfStyle w:val="100000000000" w:firstRow="1" w:lastRow="0" w:firstColumn="0" w:lastColumn="0" w:oddVBand="0" w:evenVBand="0" w:oddHBand="0" w:evenHBand="0" w:firstRowFirstColumn="0" w:firstRowLastColumn="0" w:lastRowFirstColumn="0" w:lastRowLastColumn="0"/>
              <w:rPr>
                <w:b w:val="0"/>
                <w:color w:val="0D0D0D" w:themeColor="text1" w:themeTint="F2"/>
                <w:lang w:val="en-US"/>
              </w:rPr>
            </w:pPr>
            <w:r>
              <w:rPr>
                <w:b w:val="0"/>
                <w:color w:val="0D0D0D" w:themeColor="text1" w:themeTint="F2"/>
                <w:lang w:val="en-US"/>
              </w:rPr>
              <w:t>Start Date</w:t>
            </w:r>
          </w:p>
        </w:tc>
        <w:tc>
          <w:tcPr>
            <w:tcW w:w="1690" w:type="dxa"/>
            <w:shd w:val="clear" w:color="auto" w:fill="D9E2F3" w:themeFill="accent1" w:themeFillTint="33"/>
          </w:tcPr>
          <w:p w14:paraId="4322D207" w14:textId="77777777" w:rsidR="00132904" w:rsidRPr="00B34789" w:rsidRDefault="00132904" w:rsidP="00132904">
            <w:pPr>
              <w:spacing w:line="240" w:lineRule="auto"/>
              <w:ind w:firstLine="0"/>
              <w:cnfStyle w:val="100000000000" w:firstRow="1" w:lastRow="0" w:firstColumn="0" w:lastColumn="0" w:oddVBand="0" w:evenVBand="0" w:oddHBand="0" w:evenHBand="0" w:firstRowFirstColumn="0" w:firstRowLastColumn="0" w:lastRowFirstColumn="0" w:lastRowLastColumn="0"/>
              <w:rPr>
                <w:b w:val="0"/>
                <w:color w:val="0D0D0D" w:themeColor="text1" w:themeTint="F2"/>
                <w:lang w:val="en-US"/>
              </w:rPr>
            </w:pPr>
            <w:r>
              <w:rPr>
                <w:b w:val="0"/>
                <w:color w:val="0D0D0D" w:themeColor="text1" w:themeTint="F2"/>
                <w:lang w:val="en-US"/>
              </w:rPr>
              <w:t>Finish Date</w:t>
            </w:r>
          </w:p>
        </w:tc>
      </w:tr>
      <w:tr w:rsidR="00980988" w:rsidRPr="00E16995" w14:paraId="604AEC02" w14:textId="77777777" w:rsidTr="00132904">
        <w:tc>
          <w:tcPr>
            <w:cnfStyle w:val="001000000000" w:firstRow="0" w:lastRow="0" w:firstColumn="1" w:lastColumn="0" w:oddVBand="0" w:evenVBand="0" w:oddHBand="0" w:evenHBand="0" w:firstRowFirstColumn="0" w:firstRowLastColumn="0" w:lastRowFirstColumn="0" w:lastRowLastColumn="0"/>
            <w:tcW w:w="1840" w:type="dxa"/>
          </w:tcPr>
          <w:p w14:paraId="196AA8BE" w14:textId="77777777" w:rsidR="00980988" w:rsidRPr="00DD2CCE" w:rsidRDefault="00980988" w:rsidP="00980988">
            <w:pPr>
              <w:spacing w:line="240" w:lineRule="auto"/>
              <w:ind w:firstLine="0"/>
              <w:rPr>
                <w:b w:val="0"/>
                <w:lang w:val="en-US"/>
              </w:rPr>
            </w:pPr>
            <w:r>
              <w:rPr>
                <w:b w:val="0"/>
                <w:lang w:val="en-US"/>
              </w:rPr>
              <w:t>2.1</w:t>
            </w:r>
          </w:p>
        </w:tc>
        <w:tc>
          <w:tcPr>
            <w:tcW w:w="2299" w:type="dxa"/>
          </w:tcPr>
          <w:p w14:paraId="2BD8309B" w14:textId="77777777" w:rsidR="00980988" w:rsidRPr="00980988" w:rsidRDefault="00980988" w:rsidP="006526E9">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en-US"/>
              </w:rPr>
            </w:pPr>
            <w:r w:rsidRPr="00980988">
              <w:rPr>
                <w:lang w:val="en-US"/>
              </w:rPr>
              <w:t>Preparing state of the art on projects and / or tools big data for cross-cutting environmental and health data</w:t>
            </w:r>
          </w:p>
        </w:tc>
        <w:tc>
          <w:tcPr>
            <w:tcW w:w="1989" w:type="dxa"/>
          </w:tcPr>
          <w:p w14:paraId="1FCD6AE6" w14:textId="77777777" w:rsidR="00980988" w:rsidRPr="00607516" w:rsidRDefault="00980988" w:rsidP="00980988">
            <w:pPr>
              <w:ind w:firstLine="4"/>
              <w:cnfStyle w:val="000000000000" w:firstRow="0" w:lastRow="0" w:firstColumn="0" w:lastColumn="0" w:oddVBand="0" w:evenVBand="0" w:oddHBand="0" w:evenHBand="0" w:firstRowFirstColumn="0" w:firstRowLastColumn="0" w:lastRowFirstColumn="0" w:lastRowLastColumn="0"/>
            </w:pPr>
            <w:r w:rsidRPr="00607516">
              <w:t xml:space="preserve">7 </w:t>
            </w:r>
            <w:r w:rsidR="00E3496C" w:rsidRPr="00B34789">
              <w:rPr>
                <w:lang w:val="en-US"/>
              </w:rPr>
              <w:t>days</w:t>
            </w:r>
          </w:p>
        </w:tc>
        <w:tc>
          <w:tcPr>
            <w:tcW w:w="1527" w:type="dxa"/>
          </w:tcPr>
          <w:p w14:paraId="268AC310" w14:textId="77777777" w:rsidR="00980988" w:rsidRPr="0024694D" w:rsidRDefault="00980988" w:rsidP="00980988">
            <w:pPr>
              <w:ind w:firstLine="0"/>
              <w:cnfStyle w:val="000000000000" w:firstRow="0" w:lastRow="0" w:firstColumn="0" w:lastColumn="0" w:oddVBand="0" w:evenVBand="0" w:oddHBand="0" w:evenHBand="0" w:firstRowFirstColumn="0" w:firstRowLastColumn="0" w:lastRowFirstColumn="0" w:lastRowLastColumn="0"/>
            </w:pPr>
            <w:r w:rsidRPr="0024694D">
              <w:t>29.11.16</w:t>
            </w:r>
          </w:p>
        </w:tc>
        <w:tc>
          <w:tcPr>
            <w:tcW w:w="1690" w:type="dxa"/>
          </w:tcPr>
          <w:p w14:paraId="3469F78F" w14:textId="77777777" w:rsidR="00980988" w:rsidRDefault="00980988" w:rsidP="00980988">
            <w:pPr>
              <w:ind w:firstLine="0"/>
              <w:cnfStyle w:val="000000000000" w:firstRow="0" w:lastRow="0" w:firstColumn="0" w:lastColumn="0" w:oddVBand="0" w:evenVBand="0" w:oddHBand="0" w:evenHBand="0" w:firstRowFirstColumn="0" w:firstRowLastColumn="0" w:lastRowFirstColumn="0" w:lastRowLastColumn="0"/>
            </w:pPr>
            <w:r w:rsidRPr="0024694D">
              <w:t>07.12.16</w:t>
            </w:r>
          </w:p>
        </w:tc>
      </w:tr>
      <w:tr w:rsidR="00980988" w14:paraId="47B83F04" w14:textId="77777777" w:rsidTr="00132904">
        <w:tc>
          <w:tcPr>
            <w:cnfStyle w:val="001000000000" w:firstRow="0" w:lastRow="0" w:firstColumn="1" w:lastColumn="0" w:oddVBand="0" w:evenVBand="0" w:oddHBand="0" w:evenHBand="0" w:firstRowFirstColumn="0" w:firstRowLastColumn="0" w:lastRowFirstColumn="0" w:lastRowLastColumn="0"/>
            <w:tcW w:w="1840" w:type="dxa"/>
          </w:tcPr>
          <w:p w14:paraId="354CF85F" w14:textId="77777777" w:rsidR="00980988" w:rsidRPr="00E16995" w:rsidRDefault="00980988" w:rsidP="00980988">
            <w:pPr>
              <w:spacing w:line="240" w:lineRule="auto"/>
              <w:ind w:firstLine="0"/>
              <w:rPr>
                <w:b w:val="0"/>
                <w:lang w:val="en-US"/>
              </w:rPr>
            </w:pPr>
            <w:r>
              <w:rPr>
                <w:b w:val="0"/>
                <w:lang w:val="en-US"/>
              </w:rPr>
              <w:t>2</w:t>
            </w:r>
            <w:r w:rsidRPr="00E16995">
              <w:rPr>
                <w:b w:val="0"/>
                <w:lang w:val="en-US"/>
              </w:rPr>
              <w:t>.2</w:t>
            </w:r>
          </w:p>
        </w:tc>
        <w:tc>
          <w:tcPr>
            <w:tcW w:w="2299" w:type="dxa"/>
          </w:tcPr>
          <w:p w14:paraId="64E120B6" w14:textId="77777777" w:rsidR="00980988" w:rsidRPr="00980988" w:rsidRDefault="00980988" w:rsidP="006526E9">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en-US"/>
              </w:rPr>
            </w:pPr>
            <w:r w:rsidRPr="00980988">
              <w:rPr>
                <w:lang w:val="en-US"/>
              </w:rPr>
              <w:t>Analysis of the existing Big Data projects, learning the approach</w:t>
            </w:r>
          </w:p>
        </w:tc>
        <w:tc>
          <w:tcPr>
            <w:tcW w:w="1989" w:type="dxa"/>
          </w:tcPr>
          <w:p w14:paraId="2BB0DBE8" w14:textId="77777777" w:rsidR="00980988" w:rsidRPr="00607516" w:rsidRDefault="00980988" w:rsidP="00980988">
            <w:pPr>
              <w:ind w:firstLine="4"/>
              <w:cnfStyle w:val="000000000000" w:firstRow="0" w:lastRow="0" w:firstColumn="0" w:lastColumn="0" w:oddVBand="0" w:evenVBand="0" w:oddHBand="0" w:evenHBand="0" w:firstRowFirstColumn="0" w:firstRowLastColumn="0" w:lastRowFirstColumn="0" w:lastRowLastColumn="0"/>
            </w:pPr>
            <w:r w:rsidRPr="00607516">
              <w:t xml:space="preserve">39 </w:t>
            </w:r>
            <w:r w:rsidR="00E3496C" w:rsidRPr="00B34789">
              <w:rPr>
                <w:lang w:val="en-US"/>
              </w:rPr>
              <w:t>days</w:t>
            </w:r>
          </w:p>
        </w:tc>
        <w:tc>
          <w:tcPr>
            <w:tcW w:w="1527" w:type="dxa"/>
          </w:tcPr>
          <w:p w14:paraId="3AF11B70" w14:textId="77777777" w:rsidR="00980988" w:rsidRPr="00CD7FBC" w:rsidRDefault="00980988" w:rsidP="00980988">
            <w:pPr>
              <w:ind w:firstLine="0"/>
              <w:cnfStyle w:val="000000000000" w:firstRow="0" w:lastRow="0" w:firstColumn="0" w:lastColumn="0" w:oddVBand="0" w:evenVBand="0" w:oddHBand="0" w:evenHBand="0" w:firstRowFirstColumn="0" w:firstRowLastColumn="0" w:lastRowFirstColumn="0" w:lastRowLastColumn="0"/>
            </w:pPr>
            <w:r w:rsidRPr="00CD7FBC">
              <w:t>08.12.16</w:t>
            </w:r>
          </w:p>
        </w:tc>
        <w:tc>
          <w:tcPr>
            <w:tcW w:w="1690" w:type="dxa"/>
          </w:tcPr>
          <w:p w14:paraId="4EB66E74" w14:textId="77777777" w:rsidR="00980988" w:rsidRPr="00CD7FBC" w:rsidRDefault="00980988" w:rsidP="00980988">
            <w:pPr>
              <w:ind w:firstLine="0"/>
              <w:cnfStyle w:val="000000000000" w:firstRow="0" w:lastRow="0" w:firstColumn="0" w:lastColumn="0" w:oddVBand="0" w:evenVBand="0" w:oddHBand="0" w:evenHBand="0" w:firstRowFirstColumn="0" w:firstRowLastColumn="0" w:lastRowFirstColumn="0" w:lastRowLastColumn="0"/>
            </w:pPr>
            <w:r w:rsidRPr="00CD7FBC">
              <w:t>31.01.17</w:t>
            </w:r>
          </w:p>
        </w:tc>
      </w:tr>
      <w:tr w:rsidR="00980988" w14:paraId="375E7111" w14:textId="77777777" w:rsidTr="00132904">
        <w:tc>
          <w:tcPr>
            <w:cnfStyle w:val="001000000000" w:firstRow="0" w:lastRow="0" w:firstColumn="1" w:lastColumn="0" w:oddVBand="0" w:evenVBand="0" w:oddHBand="0" w:evenHBand="0" w:firstRowFirstColumn="0" w:firstRowLastColumn="0" w:lastRowFirstColumn="0" w:lastRowLastColumn="0"/>
            <w:tcW w:w="1840" w:type="dxa"/>
          </w:tcPr>
          <w:p w14:paraId="0256655B" w14:textId="77777777" w:rsidR="00980988" w:rsidRPr="00B34789" w:rsidRDefault="00980988" w:rsidP="00980988">
            <w:pPr>
              <w:spacing w:line="240" w:lineRule="auto"/>
              <w:ind w:firstLine="0"/>
              <w:rPr>
                <w:b w:val="0"/>
              </w:rPr>
            </w:pPr>
            <w:r>
              <w:rPr>
                <w:b w:val="0"/>
                <w:lang w:val="fr-FR"/>
              </w:rPr>
              <w:t>2.</w:t>
            </w:r>
            <w:r w:rsidRPr="00B34789">
              <w:rPr>
                <w:b w:val="0"/>
              </w:rPr>
              <w:t>3</w:t>
            </w:r>
          </w:p>
        </w:tc>
        <w:tc>
          <w:tcPr>
            <w:tcW w:w="2299" w:type="dxa"/>
          </w:tcPr>
          <w:p w14:paraId="477B12EC" w14:textId="77777777" w:rsidR="00980988" w:rsidRPr="00980988" w:rsidRDefault="00980988" w:rsidP="006526E9">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en-US"/>
              </w:rPr>
            </w:pPr>
            <w:r w:rsidRPr="00980988">
              <w:rPr>
                <w:lang w:val="en-US"/>
              </w:rPr>
              <w:t>Preparing data with the IMREDD</w:t>
            </w:r>
          </w:p>
        </w:tc>
        <w:tc>
          <w:tcPr>
            <w:tcW w:w="1989" w:type="dxa"/>
          </w:tcPr>
          <w:p w14:paraId="5791D0C9" w14:textId="77777777" w:rsidR="00980988" w:rsidRPr="00607516" w:rsidRDefault="00980988" w:rsidP="00980988">
            <w:pPr>
              <w:ind w:firstLine="4"/>
              <w:cnfStyle w:val="000000000000" w:firstRow="0" w:lastRow="0" w:firstColumn="0" w:lastColumn="0" w:oddVBand="0" w:evenVBand="0" w:oddHBand="0" w:evenHBand="0" w:firstRowFirstColumn="0" w:firstRowLastColumn="0" w:lastRowFirstColumn="0" w:lastRowLastColumn="0"/>
            </w:pPr>
            <w:r w:rsidRPr="00607516">
              <w:t xml:space="preserve">39 </w:t>
            </w:r>
            <w:r w:rsidR="00E3496C" w:rsidRPr="00B34789">
              <w:rPr>
                <w:lang w:val="en-US"/>
              </w:rPr>
              <w:t>days</w:t>
            </w:r>
          </w:p>
        </w:tc>
        <w:tc>
          <w:tcPr>
            <w:tcW w:w="1527" w:type="dxa"/>
          </w:tcPr>
          <w:p w14:paraId="100392D4" w14:textId="77777777" w:rsidR="00980988" w:rsidRPr="00CD7FBC" w:rsidRDefault="00980988" w:rsidP="00980988">
            <w:pPr>
              <w:ind w:firstLine="0"/>
              <w:cnfStyle w:val="000000000000" w:firstRow="0" w:lastRow="0" w:firstColumn="0" w:lastColumn="0" w:oddVBand="0" w:evenVBand="0" w:oddHBand="0" w:evenHBand="0" w:firstRowFirstColumn="0" w:firstRowLastColumn="0" w:lastRowFirstColumn="0" w:lastRowLastColumn="0"/>
            </w:pPr>
            <w:r w:rsidRPr="00CD7FBC">
              <w:t>08.12.16</w:t>
            </w:r>
          </w:p>
        </w:tc>
        <w:tc>
          <w:tcPr>
            <w:tcW w:w="1690" w:type="dxa"/>
          </w:tcPr>
          <w:p w14:paraId="74248064" w14:textId="77777777" w:rsidR="00980988" w:rsidRPr="00CD7FBC" w:rsidRDefault="00980988" w:rsidP="00980988">
            <w:pPr>
              <w:ind w:firstLine="0"/>
              <w:cnfStyle w:val="000000000000" w:firstRow="0" w:lastRow="0" w:firstColumn="0" w:lastColumn="0" w:oddVBand="0" w:evenVBand="0" w:oddHBand="0" w:evenHBand="0" w:firstRowFirstColumn="0" w:firstRowLastColumn="0" w:lastRowFirstColumn="0" w:lastRowLastColumn="0"/>
            </w:pPr>
            <w:r w:rsidRPr="00CD7FBC">
              <w:t>31.01.17</w:t>
            </w:r>
          </w:p>
        </w:tc>
      </w:tr>
      <w:tr w:rsidR="00537509" w14:paraId="6D495FC8" w14:textId="77777777" w:rsidTr="00132904">
        <w:tc>
          <w:tcPr>
            <w:cnfStyle w:val="001000000000" w:firstRow="0" w:lastRow="0" w:firstColumn="1" w:lastColumn="0" w:oddVBand="0" w:evenVBand="0" w:oddHBand="0" w:evenHBand="0" w:firstRowFirstColumn="0" w:firstRowLastColumn="0" w:lastRowFirstColumn="0" w:lastRowLastColumn="0"/>
            <w:tcW w:w="1840" w:type="dxa"/>
          </w:tcPr>
          <w:p w14:paraId="3D247304" w14:textId="77777777" w:rsidR="00537509" w:rsidRDefault="00537509" w:rsidP="00537509">
            <w:pPr>
              <w:spacing w:line="240" w:lineRule="auto"/>
              <w:ind w:firstLine="0"/>
              <w:rPr>
                <w:b w:val="0"/>
                <w:lang w:val="fr-FR"/>
              </w:rPr>
            </w:pPr>
            <w:r>
              <w:rPr>
                <w:b w:val="0"/>
                <w:lang w:val="fr-FR"/>
              </w:rPr>
              <w:lastRenderedPageBreak/>
              <w:t>2.4</w:t>
            </w:r>
          </w:p>
        </w:tc>
        <w:tc>
          <w:tcPr>
            <w:tcW w:w="2299" w:type="dxa"/>
          </w:tcPr>
          <w:p w14:paraId="3A5D3220" w14:textId="77777777" w:rsidR="00537509" w:rsidRPr="00980988" w:rsidRDefault="00537509" w:rsidP="006526E9">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en-US"/>
              </w:rPr>
            </w:pPr>
            <w:r w:rsidRPr="00537509">
              <w:rPr>
                <w:lang w:val="en-US"/>
              </w:rPr>
              <w:t xml:space="preserve">Preparing the specifications with </w:t>
            </w:r>
            <w:r>
              <w:rPr>
                <w:lang w:val="en-US"/>
              </w:rPr>
              <w:t>IMREDD and CHU</w:t>
            </w:r>
          </w:p>
        </w:tc>
        <w:tc>
          <w:tcPr>
            <w:tcW w:w="1989" w:type="dxa"/>
          </w:tcPr>
          <w:p w14:paraId="2458CF04" w14:textId="77777777" w:rsidR="00537509" w:rsidRPr="00537509" w:rsidRDefault="00537509" w:rsidP="00537509">
            <w:pPr>
              <w:ind w:firstLine="4"/>
              <w:cnfStyle w:val="000000000000" w:firstRow="0" w:lastRow="0" w:firstColumn="0" w:lastColumn="0" w:oddVBand="0" w:evenVBand="0" w:oddHBand="0" w:evenHBand="0" w:firstRowFirstColumn="0" w:firstRowLastColumn="0" w:lastRowFirstColumn="0" w:lastRowLastColumn="0"/>
              <w:rPr>
                <w:lang w:val="en-US"/>
              </w:rPr>
            </w:pPr>
            <w:r w:rsidRPr="00607516">
              <w:t xml:space="preserve">39 </w:t>
            </w:r>
            <w:r w:rsidR="00E3496C" w:rsidRPr="00B34789">
              <w:rPr>
                <w:lang w:val="en-US"/>
              </w:rPr>
              <w:t>days</w:t>
            </w:r>
          </w:p>
        </w:tc>
        <w:tc>
          <w:tcPr>
            <w:tcW w:w="1527" w:type="dxa"/>
          </w:tcPr>
          <w:p w14:paraId="7E0A9AAD" w14:textId="77777777" w:rsidR="00537509" w:rsidRPr="00537509" w:rsidRDefault="00537509" w:rsidP="00537509">
            <w:pPr>
              <w:ind w:firstLine="0"/>
              <w:cnfStyle w:val="000000000000" w:firstRow="0" w:lastRow="0" w:firstColumn="0" w:lastColumn="0" w:oddVBand="0" w:evenVBand="0" w:oddHBand="0" w:evenHBand="0" w:firstRowFirstColumn="0" w:firstRowLastColumn="0" w:lastRowFirstColumn="0" w:lastRowLastColumn="0"/>
              <w:rPr>
                <w:lang w:val="en-US"/>
              </w:rPr>
            </w:pPr>
            <w:r w:rsidRPr="00537509">
              <w:rPr>
                <w:lang w:val="en-US"/>
              </w:rPr>
              <w:t>08.12.16</w:t>
            </w:r>
          </w:p>
        </w:tc>
        <w:tc>
          <w:tcPr>
            <w:tcW w:w="1690" w:type="dxa"/>
          </w:tcPr>
          <w:p w14:paraId="77DCD0F6" w14:textId="77777777" w:rsidR="00537509" w:rsidRDefault="00537509" w:rsidP="00537509">
            <w:pPr>
              <w:ind w:firstLine="0"/>
              <w:cnfStyle w:val="000000000000" w:firstRow="0" w:lastRow="0" w:firstColumn="0" w:lastColumn="0" w:oddVBand="0" w:evenVBand="0" w:oddHBand="0" w:evenHBand="0" w:firstRowFirstColumn="0" w:firstRowLastColumn="0" w:lastRowFirstColumn="0" w:lastRowLastColumn="0"/>
            </w:pPr>
            <w:r w:rsidRPr="00CD7FBC">
              <w:t>31.01.17</w:t>
            </w:r>
          </w:p>
        </w:tc>
      </w:tr>
    </w:tbl>
    <w:p w14:paraId="32EC6395" w14:textId="362F258E" w:rsidR="00132904" w:rsidRPr="00132904" w:rsidRDefault="00132904" w:rsidP="00132904">
      <w:pPr>
        <w:pStyle w:val="Caption"/>
        <w:rPr>
          <w:i w:val="0"/>
          <w:sz w:val="22"/>
          <w:lang w:val="en-US"/>
        </w:rPr>
      </w:pPr>
      <w:bookmarkStart w:id="32" w:name="_Toc478324294"/>
      <w:r w:rsidRPr="00132904">
        <w:rPr>
          <w:sz w:val="22"/>
          <w:lang w:val="en-US"/>
        </w:rPr>
        <w:t xml:space="preserve">Table </w:t>
      </w:r>
      <w:r w:rsidRPr="00132904">
        <w:rPr>
          <w:sz w:val="22"/>
        </w:rPr>
        <w:fldChar w:fldCharType="begin"/>
      </w:r>
      <w:r w:rsidRPr="00132904">
        <w:rPr>
          <w:sz w:val="22"/>
          <w:lang w:val="en-US"/>
        </w:rPr>
        <w:instrText xml:space="preserve"> SEQ Table \* ARABIC </w:instrText>
      </w:r>
      <w:r w:rsidRPr="00132904">
        <w:rPr>
          <w:sz w:val="22"/>
        </w:rPr>
        <w:fldChar w:fldCharType="separate"/>
      </w:r>
      <w:r w:rsidR="00344F73">
        <w:rPr>
          <w:noProof/>
          <w:sz w:val="22"/>
          <w:lang w:val="en-US"/>
        </w:rPr>
        <w:t>4</w:t>
      </w:r>
      <w:r w:rsidRPr="00132904">
        <w:rPr>
          <w:sz w:val="22"/>
        </w:rPr>
        <w:fldChar w:fldCharType="end"/>
      </w:r>
      <w:r w:rsidR="007810C0">
        <w:rPr>
          <w:sz w:val="22"/>
          <w:lang w:val="en-US"/>
        </w:rPr>
        <w:t xml:space="preserve"> </w:t>
      </w:r>
      <w:r w:rsidRPr="00132904">
        <w:rPr>
          <w:sz w:val="22"/>
          <w:lang w:val="en-US"/>
        </w:rPr>
        <w:t>List of tasks of Sprint 2</w:t>
      </w:r>
      <w:bookmarkEnd w:id="32"/>
    </w:p>
    <w:p w14:paraId="31B52292" w14:textId="77777777" w:rsidR="00E3496C" w:rsidRDefault="00E3496C" w:rsidP="00695185">
      <w:pPr>
        <w:rPr>
          <w:i/>
          <w:lang w:val="en-US"/>
        </w:rPr>
      </w:pPr>
      <w:r>
        <w:rPr>
          <w:i/>
          <w:lang w:val="en-US"/>
        </w:rPr>
        <w:t>Sprint 3</w:t>
      </w:r>
    </w:p>
    <w:p w14:paraId="0CFC13E8" w14:textId="77777777" w:rsidR="00D41A89" w:rsidRDefault="0006398D" w:rsidP="00695185">
      <w:pPr>
        <w:rPr>
          <w:lang w:val="en-US"/>
        </w:rPr>
      </w:pPr>
      <w:r>
        <w:rPr>
          <w:lang w:val="en-US"/>
        </w:rPr>
        <w:t xml:space="preserve">Objective of the </w:t>
      </w:r>
      <w:r w:rsidR="00E3496C">
        <w:rPr>
          <w:lang w:val="en-US"/>
        </w:rPr>
        <w:t>sprint</w:t>
      </w:r>
      <w:r w:rsidRPr="0006398D">
        <w:rPr>
          <w:lang w:val="en-US"/>
        </w:rPr>
        <w:t>:</w:t>
      </w:r>
      <w:r>
        <w:rPr>
          <w:lang w:val="en-US"/>
        </w:rPr>
        <w:t xml:space="preserve"> </w:t>
      </w:r>
      <w:r w:rsidR="00141474">
        <w:rPr>
          <w:lang w:val="en-US"/>
        </w:rPr>
        <w:t xml:space="preserve">to </w:t>
      </w:r>
      <w:r>
        <w:rPr>
          <w:lang w:val="en-US"/>
        </w:rPr>
        <w:t>creat</w:t>
      </w:r>
      <w:r w:rsidR="00141474">
        <w:rPr>
          <w:lang w:val="en-US"/>
        </w:rPr>
        <w:t>e</w:t>
      </w:r>
      <w:r>
        <w:rPr>
          <w:lang w:val="en-US"/>
        </w:rPr>
        <w:t xml:space="preserve"> and </w:t>
      </w:r>
      <w:r w:rsidR="00141474">
        <w:rPr>
          <w:lang w:val="en-US"/>
        </w:rPr>
        <w:t xml:space="preserve">to </w:t>
      </w:r>
      <w:r>
        <w:rPr>
          <w:lang w:val="en-US"/>
        </w:rPr>
        <w:t>fill the databases with Health and Environmental data, using Big Data approach.</w:t>
      </w:r>
    </w:p>
    <w:tbl>
      <w:tblPr>
        <w:tblStyle w:val="GridTable1Light-Accent5"/>
        <w:tblW w:w="0" w:type="auto"/>
        <w:tblLook w:val="04A0" w:firstRow="1" w:lastRow="0" w:firstColumn="1" w:lastColumn="0" w:noHBand="0" w:noVBand="1"/>
      </w:tblPr>
      <w:tblGrid>
        <w:gridCol w:w="1810"/>
        <w:gridCol w:w="2330"/>
        <w:gridCol w:w="2031"/>
        <w:gridCol w:w="1587"/>
        <w:gridCol w:w="1587"/>
      </w:tblGrid>
      <w:tr w:rsidR="00E3496C" w14:paraId="29B19882" w14:textId="77777777" w:rsidTr="00E349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shd w:val="clear" w:color="auto" w:fill="D9E2F3" w:themeFill="accent1" w:themeFillTint="33"/>
          </w:tcPr>
          <w:p w14:paraId="3D946F18" w14:textId="77777777" w:rsidR="00E3496C" w:rsidRPr="00B34789" w:rsidRDefault="00E3496C" w:rsidP="00E3496C">
            <w:pPr>
              <w:spacing w:line="240" w:lineRule="auto"/>
              <w:ind w:firstLine="0"/>
              <w:rPr>
                <w:b w:val="0"/>
                <w:color w:val="0D0D0D" w:themeColor="text1" w:themeTint="F2"/>
                <w:lang w:val="en-US"/>
              </w:rPr>
            </w:pPr>
            <w:r>
              <w:rPr>
                <w:b w:val="0"/>
                <w:color w:val="0D0D0D" w:themeColor="text1" w:themeTint="F2"/>
                <w:lang w:val="en-US"/>
              </w:rPr>
              <w:t>Task</w:t>
            </w:r>
          </w:p>
        </w:tc>
        <w:tc>
          <w:tcPr>
            <w:tcW w:w="2330" w:type="dxa"/>
            <w:shd w:val="clear" w:color="auto" w:fill="D9E2F3" w:themeFill="accent1" w:themeFillTint="33"/>
          </w:tcPr>
          <w:p w14:paraId="0276ADF6" w14:textId="77777777" w:rsidR="00E3496C" w:rsidRPr="00B34789" w:rsidRDefault="00E3496C" w:rsidP="00E3496C">
            <w:pPr>
              <w:spacing w:line="240" w:lineRule="auto"/>
              <w:ind w:firstLine="0"/>
              <w:cnfStyle w:val="100000000000" w:firstRow="1" w:lastRow="0" w:firstColumn="0" w:lastColumn="0" w:oddVBand="0" w:evenVBand="0" w:oddHBand="0" w:evenHBand="0" w:firstRowFirstColumn="0" w:firstRowLastColumn="0" w:lastRowFirstColumn="0" w:lastRowLastColumn="0"/>
              <w:rPr>
                <w:b w:val="0"/>
                <w:color w:val="0D0D0D" w:themeColor="text1" w:themeTint="F2"/>
                <w:lang w:val="en-US"/>
              </w:rPr>
            </w:pPr>
            <w:r>
              <w:rPr>
                <w:b w:val="0"/>
                <w:color w:val="0D0D0D" w:themeColor="text1" w:themeTint="F2"/>
                <w:lang w:val="en-US"/>
              </w:rPr>
              <w:t>Description</w:t>
            </w:r>
          </w:p>
        </w:tc>
        <w:tc>
          <w:tcPr>
            <w:tcW w:w="2031" w:type="dxa"/>
            <w:shd w:val="clear" w:color="auto" w:fill="D9E2F3" w:themeFill="accent1" w:themeFillTint="33"/>
          </w:tcPr>
          <w:p w14:paraId="1DFC595C" w14:textId="77777777" w:rsidR="00E3496C" w:rsidRPr="00B34789" w:rsidRDefault="00E3496C" w:rsidP="00E3496C">
            <w:pPr>
              <w:spacing w:line="240" w:lineRule="auto"/>
              <w:ind w:firstLine="0"/>
              <w:cnfStyle w:val="100000000000" w:firstRow="1" w:lastRow="0" w:firstColumn="0" w:lastColumn="0" w:oddVBand="0" w:evenVBand="0" w:oddHBand="0" w:evenHBand="0" w:firstRowFirstColumn="0" w:firstRowLastColumn="0" w:lastRowFirstColumn="0" w:lastRowLastColumn="0"/>
              <w:rPr>
                <w:b w:val="0"/>
                <w:color w:val="0D0D0D" w:themeColor="text1" w:themeTint="F2"/>
                <w:lang w:val="en-US"/>
              </w:rPr>
            </w:pPr>
            <w:r w:rsidRPr="00B34789">
              <w:rPr>
                <w:b w:val="0"/>
                <w:color w:val="0D0D0D" w:themeColor="text1" w:themeTint="F2"/>
                <w:lang w:val="en-US"/>
              </w:rPr>
              <w:t>Duration</w:t>
            </w:r>
          </w:p>
        </w:tc>
        <w:tc>
          <w:tcPr>
            <w:tcW w:w="1587" w:type="dxa"/>
            <w:shd w:val="clear" w:color="auto" w:fill="D9E2F3" w:themeFill="accent1" w:themeFillTint="33"/>
          </w:tcPr>
          <w:p w14:paraId="74FCF197" w14:textId="77777777" w:rsidR="00E3496C" w:rsidRDefault="00E3496C" w:rsidP="00E3496C">
            <w:pPr>
              <w:spacing w:line="240" w:lineRule="auto"/>
              <w:ind w:firstLine="0"/>
              <w:cnfStyle w:val="100000000000" w:firstRow="1" w:lastRow="0" w:firstColumn="0" w:lastColumn="0" w:oddVBand="0" w:evenVBand="0" w:oddHBand="0" w:evenHBand="0" w:firstRowFirstColumn="0" w:firstRowLastColumn="0" w:lastRowFirstColumn="0" w:lastRowLastColumn="0"/>
              <w:rPr>
                <w:b w:val="0"/>
                <w:color w:val="0D0D0D" w:themeColor="text1" w:themeTint="F2"/>
                <w:lang w:val="en-US"/>
              </w:rPr>
            </w:pPr>
            <w:r>
              <w:rPr>
                <w:b w:val="0"/>
                <w:color w:val="0D0D0D" w:themeColor="text1" w:themeTint="F2"/>
                <w:lang w:val="en-US"/>
              </w:rPr>
              <w:t>Start Date</w:t>
            </w:r>
          </w:p>
        </w:tc>
        <w:tc>
          <w:tcPr>
            <w:tcW w:w="1587" w:type="dxa"/>
            <w:shd w:val="clear" w:color="auto" w:fill="D9E2F3" w:themeFill="accent1" w:themeFillTint="33"/>
          </w:tcPr>
          <w:p w14:paraId="26CD3687" w14:textId="77777777" w:rsidR="00E3496C" w:rsidRPr="00B34789" w:rsidRDefault="00E3496C" w:rsidP="00E3496C">
            <w:pPr>
              <w:spacing w:line="240" w:lineRule="auto"/>
              <w:ind w:firstLine="0"/>
              <w:cnfStyle w:val="100000000000" w:firstRow="1" w:lastRow="0" w:firstColumn="0" w:lastColumn="0" w:oddVBand="0" w:evenVBand="0" w:oddHBand="0" w:evenHBand="0" w:firstRowFirstColumn="0" w:firstRowLastColumn="0" w:lastRowFirstColumn="0" w:lastRowLastColumn="0"/>
              <w:rPr>
                <w:b w:val="0"/>
                <w:color w:val="0D0D0D" w:themeColor="text1" w:themeTint="F2"/>
                <w:lang w:val="en-US"/>
              </w:rPr>
            </w:pPr>
            <w:r>
              <w:rPr>
                <w:b w:val="0"/>
                <w:color w:val="0D0D0D" w:themeColor="text1" w:themeTint="F2"/>
                <w:lang w:val="en-US"/>
              </w:rPr>
              <w:t>Finish Date</w:t>
            </w:r>
          </w:p>
        </w:tc>
      </w:tr>
      <w:tr w:rsidR="00E50FBE" w14:paraId="6DD9623E" w14:textId="77777777" w:rsidTr="00E3496C">
        <w:tc>
          <w:tcPr>
            <w:cnfStyle w:val="001000000000" w:firstRow="0" w:lastRow="0" w:firstColumn="1" w:lastColumn="0" w:oddVBand="0" w:evenVBand="0" w:oddHBand="0" w:evenHBand="0" w:firstRowFirstColumn="0" w:firstRowLastColumn="0" w:lastRowFirstColumn="0" w:lastRowLastColumn="0"/>
            <w:tcW w:w="1810" w:type="dxa"/>
          </w:tcPr>
          <w:p w14:paraId="1D34874C" w14:textId="77777777" w:rsidR="00E50FBE" w:rsidRPr="00E3496C" w:rsidRDefault="00E50FBE" w:rsidP="00E50FBE">
            <w:pPr>
              <w:spacing w:line="240" w:lineRule="auto"/>
              <w:ind w:firstLine="0"/>
              <w:rPr>
                <w:b w:val="0"/>
                <w:lang w:val="en-US"/>
              </w:rPr>
            </w:pPr>
            <w:r>
              <w:rPr>
                <w:b w:val="0"/>
                <w:lang w:val="en-US"/>
              </w:rPr>
              <w:t>3.1</w:t>
            </w:r>
          </w:p>
        </w:tc>
        <w:tc>
          <w:tcPr>
            <w:tcW w:w="2330" w:type="dxa"/>
          </w:tcPr>
          <w:p w14:paraId="033740CF" w14:textId="77777777" w:rsidR="00E50FBE" w:rsidRPr="00E3496C" w:rsidRDefault="00E50FBE" w:rsidP="006526E9">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en-US"/>
              </w:rPr>
            </w:pPr>
            <w:r w:rsidRPr="00E3496C">
              <w:rPr>
                <w:lang w:val="en-US"/>
              </w:rPr>
              <w:t>Import csv files with environmental data into Hadoop HDFS and into Oracle NOSQL Database</w:t>
            </w:r>
          </w:p>
        </w:tc>
        <w:tc>
          <w:tcPr>
            <w:tcW w:w="2031" w:type="dxa"/>
          </w:tcPr>
          <w:p w14:paraId="79BE02A3" w14:textId="77777777" w:rsidR="00E50FBE" w:rsidRPr="00D947AD" w:rsidRDefault="00E50FBE" w:rsidP="00E50FBE">
            <w:pPr>
              <w:cnfStyle w:val="000000000000" w:firstRow="0" w:lastRow="0" w:firstColumn="0" w:lastColumn="0" w:oddVBand="0" w:evenVBand="0" w:oddHBand="0" w:evenHBand="0" w:firstRowFirstColumn="0" w:firstRowLastColumn="0" w:lastRowFirstColumn="0" w:lastRowLastColumn="0"/>
            </w:pPr>
            <w:r w:rsidRPr="00D947AD">
              <w:t xml:space="preserve">6 </w:t>
            </w:r>
            <w:r w:rsidRPr="00B34789">
              <w:rPr>
                <w:lang w:val="en-US"/>
              </w:rPr>
              <w:t>days</w:t>
            </w:r>
          </w:p>
        </w:tc>
        <w:tc>
          <w:tcPr>
            <w:tcW w:w="1587" w:type="dxa"/>
          </w:tcPr>
          <w:p w14:paraId="09782553" w14:textId="77777777" w:rsidR="00E50FBE" w:rsidRPr="00C45732" w:rsidRDefault="00E50FBE" w:rsidP="00E50FBE">
            <w:pPr>
              <w:ind w:firstLine="0"/>
              <w:cnfStyle w:val="000000000000" w:firstRow="0" w:lastRow="0" w:firstColumn="0" w:lastColumn="0" w:oddVBand="0" w:evenVBand="0" w:oddHBand="0" w:evenHBand="0" w:firstRowFirstColumn="0" w:firstRowLastColumn="0" w:lastRowFirstColumn="0" w:lastRowLastColumn="0"/>
            </w:pPr>
            <w:r w:rsidRPr="00C45732">
              <w:t>01.02.17</w:t>
            </w:r>
          </w:p>
        </w:tc>
        <w:tc>
          <w:tcPr>
            <w:tcW w:w="1587" w:type="dxa"/>
          </w:tcPr>
          <w:p w14:paraId="613CA02A" w14:textId="77777777" w:rsidR="00E50FBE" w:rsidRPr="00C45732" w:rsidRDefault="00E50FBE" w:rsidP="00E50FBE">
            <w:pPr>
              <w:ind w:firstLine="0"/>
              <w:cnfStyle w:val="000000000000" w:firstRow="0" w:lastRow="0" w:firstColumn="0" w:lastColumn="0" w:oddVBand="0" w:evenVBand="0" w:oddHBand="0" w:evenHBand="0" w:firstRowFirstColumn="0" w:firstRowLastColumn="0" w:lastRowFirstColumn="0" w:lastRowLastColumn="0"/>
            </w:pPr>
            <w:r w:rsidRPr="00C45732">
              <w:t>08.02.17</w:t>
            </w:r>
          </w:p>
        </w:tc>
      </w:tr>
      <w:tr w:rsidR="00E50FBE" w14:paraId="4D54EB24" w14:textId="77777777" w:rsidTr="00E3496C">
        <w:tc>
          <w:tcPr>
            <w:cnfStyle w:val="001000000000" w:firstRow="0" w:lastRow="0" w:firstColumn="1" w:lastColumn="0" w:oddVBand="0" w:evenVBand="0" w:oddHBand="0" w:evenHBand="0" w:firstRowFirstColumn="0" w:firstRowLastColumn="0" w:lastRowFirstColumn="0" w:lastRowLastColumn="0"/>
            <w:tcW w:w="1810" w:type="dxa"/>
          </w:tcPr>
          <w:p w14:paraId="479ACF72" w14:textId="77777777" w:rsidR="00E50FBE" w:rsidRPr="00E3496C" w:rsidRDefault="00E50FBE" w:rsidP="00E50FBE">
            <w:pPr>
              <w:spacing w:line="240" w:lineRule="auto"/>
              <w:ind w:firstLine="0"/>
              <w:rPr>
                <w:b w:val="0"/>
                <w:lang w:val="en-US"/>
              </w:rPr>
            </w:pPr>
            <w:r>
              <w:rPr>
                <w:b w:val="0"/>
                <w:lang w:val="en-US"/>
              </w:rPr>
              <w:t>3.2</w:t>
            </w:r>
          </w:p>
        </w:tc>
        <w:tc>
          <w:tcPr>
            <w:tcW w:w="2330" w:type="dxa"/>
          </w:tcPr>
          <w:p w14:paraId="19152A0C" w14:textId="77777777" w:rsidR="00E50FBE" w:rsidRPr="00E3496C" w:rsidRDefault="00E50FBE" w:rsidP="006526E9">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en-US"/>
              </w:rPr>
            </w:pPr>
            <w:r w:rsidRPr="00E3496C">
              <w:rPr>
                <w:lang w:val="en-US"/>
              </w:rPr>
              <w:t xml:space="preserve">Creating and filling tables in Apache Hive. Creating external tables from Apache HDFS and Oracle NoSQL Database </w:t>
            </w:r>
          </w:p>
        </w:tc>
        <w:tc>
          <w:tcPr>
            <w:tcW w:w="2031" w:type="dxa"/>
          </w:tcPr>
          <w:p w14:paraId="5BFADBD5" w14:textId="77777777" w:rsidR="00E50FBE" w:rsidRPr="00D947AD" w:rsidRDefault="00E50FBE" w:rsidP="00E50FBE">
            <w:pPr>
              <w:cnfStyle w:val="000000000000" w:firstRow="0" w:lastRow="0" w:firstColumn="0" w:lastColumn="0" w:oddVBand="0" w:evenVBand="0" w:oddHBand="0" w:evenHBand="0" w:firstRowFirstColumn="0" w:firstRowLastColumn="0" w:lastRowFirstColumn="0" w:lastRowLastColumn="0"/>
            </w:pPr>
            <w:r w:rsidRPr="00D947AD">
              <w:t xml:space="preserve">3 </w:t>
            </w:r>
            <w:r w:rsidRPr="00B34789">
              <w:rPr>
                <w:lang w:val="en-US"/>
              </w:rPr>
              <w:t>days</w:t>
            </w:r>
          </w:p>
        </w:tc>
        <w:tc>
          <w:tcPr>
            <w:tcW w:w="1587" w:type="dxa"/>
          </w:tcPr>
          <w:p w14:paraId="41D0738A" w14:textId="77777777" w:rsidR="00E50FBE" w:rsidRPr="00C45732" w:rsidRDefault="00E50FBE" w:rsidP="00E50FBE">
            <w:pPr>
              <w:ind w:firstLine="0"/>
              <w:cnfStyle w:val="000000000000" w:firstRow="0" w:lastRow="0" w:firstColumn="0" w:lastColumn="0" w:oddVBand="0" w:evenVBand="0" w:oddHBand="0" w:evenHBand="0" w:firstRowFirstColumn="0" w:firstRowLastColumn="0" w:lastRowFirstColumn="0" w:lastRowLastColumn="0"/>
            </w:pPr>
            <w:r w:rsidRPr="00C45732">
              <w:t>09.02.17</w:t>
            </w:r>
          </w:p>
        </w:tc>
        <w:tc>
          <w:tcPr>
            <w:tcW w:w="1587" w:type="dxa"/>
          </w:tcPr>
          <w:p w14:paraId="74ED43F4" w14:textId="77777777" w:rsidR="00E50FBE" w:rsidRPr="00C45732" w:rsidRDefault="00E50FBE" w:rsidP="00E50FBE">
            <w:pPr>
              <w:ind w:firstLine="0"/>
              <w:cnfStyle w:val="000000000000" w:firstRow="0" w:lastRow="0" w:firstColumn="0" w:lastColumn="0" w:oddVBand="0" w:evenVBand="0" w:oddHBand="0" w:evenHBand="0" w:firstRowFirstColumn="0" w:firstRowLastColumn="0" w:lastRowFirstColumn="0" w:lastRowLastColumn="0"/>
            </w:pPr>
            <w:r w:rsidRPr="00C45732">
              <w:t>13.02.17</w:t>
            </w:r>
          </w:p>
        </w:tc>
      </w:tr>
      <w:tr w:rsidR="00E50FBE" w14:paraId="38AC760B" w14:textId="77777777" w:rsidTr="00E3496C">
        <w:tc>
          <w:tcPr>
            <w:cnfStyle w:val="001000000000" w:firstRow="0" w:lastRow="0" w:firstColumn="1" w:lastColumn="0" w:oddVBand="0" w:evenVBand="0" w:oddHBand="0" w:evenHBand="0" w:firstRowFirstColumn="0" w:firstRowLastColumn="0" w:lastRowFirstColumn="0" w:lastRowLastColumn="0"/>
            <w:tcW w:w="1810" w:type="dxa"/>
          </w:tcPr>
          <w:p w14:paraId="4DCD9586" w14:textId="77777777" w:rsidR="00E50FBE" w:rsidRPr="00E3496C" w:rsidRDefault="00E50FBE" w:rsidP="00E50FBE">
            <w:pPr>
              <w:spacing w:line="240" w:lineRule="auto"/>
              <w:ind w:firstLine="0"/>
              <w:rPr>
                <w:b w:val="0"/>
                <w:lang w:val="en-US"/>
              </w:rPr>
            </w:pPr>
            <w:r>
              <w:rPr>
                <w:b w:val="0"/>
                <w:lang w:val="en-US"/>
              </w:rPr>
              <w:t>3.3</w:t>
            </w:r>
          </w:p>
        </w:tc>
        <w:tc>
          <w:tcPr>
            <w:tcW w:w="2330" w:type="dxa"/>
          </w:tcPr>
          <w:p w14:paraId="62EE2087" w14:textId="77777777" w:rsidR="00E50FBE" w:rsidRPr="00E3496C" w:rsidRDefault="00E50FBE" w:rsidP="006526E9">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en-US"/>
              </w:rPr>
            </w:pPr>
            <w:r w:rsidRPr="00E3496C">
              <w:rPr>
                <w:lang w:val="en-US"/>
              </w:rPr>
              <w:t xml:space="preserve">Compare the speed of work with both solutions for environmental data, choose the optimal one </w:t>
            </w:r>
          </w:p>
        </w:tc>
        <w:tc>
          <w:tcPr>
            <w:tcW w:w="2031" w:type="dxa"/>
          </w:tcPr>
          <w:p w14:paraId="6462B5A1" w14:textId="77777777" w:rsidR="00E50FBE" w:rsidRPr="00D947AD" w:rsidRDefault="00E50FBE" w:rsidP="00E50FBE">
            <w:pPr>
              <w:cnfStyle w:val="000000000000" w:firstRow="0" w:lastRow="0" w:firstColumn="0" w:lastColumn="0" w:oddVBand="0" w:evenVBand="0" w:oddHBand="0" w:evenHBand="0" w:firstRowFirstColumn="0" w:firstRowLastColumn="0" w:lastRowFirstColumn="0" w:lastRowLastColumn="0"/>
            </w:pPr>
            <w:r w:rsidRPr="00D947AD">
              <w:t xml:space="preserve">1 </w:t>
            </w:r>
            <w:r>
              <w:rPr>
                <w:lang w:val="en-US"/>
              </w:rPr>
              <w:t>day</w:t>
            </w:r>
          </w:p>
        </w:tc>
        <w:tc>
          <w:tcPr>
            <w:tcW w:w="1587" w:type="dxa"/>
          </w:tcPr>
          <w:p w14:paraId="39DED27B" w14:textId="77777777" w:rsidR="00E50FBE" w:rsidRPr="00C45732" w:rsidRDefault="00E50FBE" w:rsidP="00E50FBE">
            <w:pPr>
              <w:ind w:firstLine="0"/>
              <w:cnfStyle w:val="000000000000" w:firstRow="0" w:lastRow="0" w:firstColumn="0" w:lastColumn="0" w:oddVBand="0" w:evenVBand="0" w:oddHBand="0" w:evenHBand="0" w:firstRowFirstColumn="0" w:firstRowLastColumn="0" w:lastRowFirstColumn="0" w:lastRowLastColumn="0"/>
            </w:pPr>
            <w:r w:rsidRPr="00C45732">
              <w:t>14.02.17</w:t>
            </w:r>
          </w:p>
        </w:tc>
        <w:tc>
          <w:tcPr>
            <w:tcW w:w="1587" w:type="dxa"/>
          </w:tcPr>
          <w:p w14:paraId="343D8F3A" w14:textId="77777777" w:rsidR="00E50FBE" w:rsidRDefault="00E50FBE" w:rsidP="00E50FBE">
            <w:pPr>
              <w:ind w:firstLine="0"/>
              <w:cnfStyle w:val="000000000000" w:firstRow="0" w:lastRow="0" w:firstColumn="0" w:lastColumn="0" w:oddVBand="0" w:evenVBand="0" w:oddHBand="0" w:evenHBand="0" w:firstRowFirstColumn="0" w:firstRowLastColumn="0" w:lastRowFirstColumn="0" w:lastRowLastColumn="0"/>
            </w:pPr>
            <w:r w:rsidRPr="00C45732">
              <w:t>14.02.17</w:t>
            </w:r>
          </w:p>
        </w:tc>
      </w:tr>
      <w:tr w:rsidR="00E3496C" w14:paraId="63C93DAC" w14:textId="77777777" w:rsidTr="00E3496C">
        <w:tc>
          <w:tcPr>
            <w:cnfStyle w:val="001000000000" w:firstRow="0" w:lastRow="0" w:firstColumn="1" w:lastColumn="0" w:oddVBand="0" w:evenVBand="0" w:oddHBand="0" w:evenHBand="0" w:firstRowFirstColumn="0" w:firstRowLastColumn="0" w:lastRowFirstColumn="0" w:lastRowLastColumn="0"/>
            <w:tcW w:w="1810" w:type="dxa"/>
          </w:tcPr>
          <w:p w14:paraId="4B3952E5" w14:textId="77777777" w:rsidR="00E3496C" w:rsidRPr="00E3496C" w:rsidRDefault="00E3496C" w:rsidP="00E3496C">
            <w:pPr>
              <w:spacing w:line="240" w:lineRule="auto"/>
              <w:ind w:firstLine="0"/>
              <w:rPr>
                <w:b w:val="0"/>
                <w:lang w:val="en-US"/>
              </w:rPr>
            </w:pPr>
            <w:r>
              <w:rPr>
                <w:b w:val="0"/>
                <w:lang w:val="en-US"/>
              </w:rPr>
              <w:t>3.4</w:t>
            </w:r>
          </w:p>
        </w:tc>
        <w:tc>
          <w:tcPr>
            <w:tcW w:w="2330" w:type="dxa"/>
          </w:tcPr>
          <w:p w14:paraId="712DFF4B" w14:textId="77777777" w:rsidR="00E3496C" w:rsidRPr="00E3496C" w:rsidRDefault="00E3496C" w:rsidP="006526E9">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en-US"/>
              </w:rPr>
            </w:pPr>
            <w:r w:rsidRPr="00E3496C">
              <w:rPr>
                <w:lang w:val="en-US"/>
              </w:rPr>
              <w:t xml:space="preserve">Creating and filling tables of Health Data in Oracle SQL Database </w:t>
            </w:r>
          </w:p>
        </w:tc>
        <w:tc>
          <w:tcPr>
            <w:tcW w:w="2031" w:type="dxa"/>
          </w:tcPr>
          <w:p w14:paraId="0CA7D3DD" w14:textId="77777777" w:rsidR="00E3496C" w:rsidRDefault="00E3496C" w:rsidP="00E3496C">
            <w:pPr>
              <w:cnfStyle w:val="000000000000" w:firstRow="0" w:lastRow="0" w:firstColumn="0" w:lastColumn="0" w:oddVBand="0" w:evenVBand="0" w:oddHBand="0" w:evenHBand="0" w:firstRowFirstColumn="0" w:firstRowLastColumn="0" w:lastRowFirstColumn="0" w:lastRowLastColumn="0"/>
            </w:pPr>
            <w:r w:rsidRPr="00D947AD">
              <w:t xml:space="preserve">1 </w:t>
            </w:r>
            <w:r>
              <w:rPr>
                <w:lang w:val="en-US"/>
              </w:rPr>
              <w:t>day</w:t>
            </w:r>
          </w:p>
        </w:tc>
        <w:tc>
          <w:tcPr>
            <w:tcW w:w="1587" w:type="dxa"/>
          </w:tcPr>
          <w:p w14:paraId="1D778341" w14:textId="77777777" w:rsidR="00E3496C" w:rsidRPr="00B34789" w:rsidRDefault="00E50FBE" w:rsidP="00E3496C">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15.02.17</w:t>
            </w:r>
            <w:r w:rsidRPr="00E50FBE">
              <w:rPr>
                <w:lang w:val="en-US"/>
              </w:rPr>
              <w:t xml:space="preserve"> </w:t>
            </w:r>
          </w:p>
        </w:tc>
        <w:tc>
          <w:tcPr>
            <w:tcW w:w="1587" w:type="dxa"/>
          </w:tcPr>
          <w:p w14:paraId="0CF31069" w14:textId="77777777" w:rsidR="00E3496C" w:rsidRPr="00B34789" w:rsidRDefault="00E50FBE" w:rsidP="00E3496C">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rPr>
            </w:pPr>
            <w:r w:rsidRPr="00E50FBE">
              <w:rPr>
                <w:lang w:val="en-US"/>
              </w:rPr>
              <w:t>15.02.17</w:t>
            </w:r>
          </w:p>
        </w:tc>
      </w:tr>
    </w:tbl>
    <w:p w14:paraId="3A4FCBCC" w14:textId="034B9802" w:rsidR="002F5DCE" w:rsidRPr="002F5DCE" w:rsidRDefault="002F5DCE" w:rsidP="002F5DCE">
      <w:pPr>
        <w:pStyle w:val="Caption"/>
        <w:rPr>
          <w:i w:val="0"/>
          <w:sz w:val="22"/>
          <w:lang w:val="en-US"/>
        </w:rPr>
      </w:pPr>
      <w:bookmarkStart w:id="33" w:name="_Toc478324295"/>
      <w:r w:rsidRPr="002F5DCE">
        <w:rPr>
          <w:sz w:val="22"/>
          <w:lang w:val="en-US"/>
        </w:rPr>
        <w:t xml:space="preserve">Table </w:t>
      </w:r>
      <w:r w:rsidRPr="002F5DCE">
        <w:rPr>
          <w:sz w:val="22"/>
        </w:rPr>
        <w:fldChar w:fldCharType="begin"/>
      </w:r>
      <w:r w:rsidRPr="002F5DCE">
        <w:rPr>
          <w:sz w:val="22"/>
          <w:lang w:val="en-US"/>
        </w:rPr>
        <w:instrText xml:space="preserve"> SEQ Table \* ARABIC </w:instrText>
      </w:r>
      <w:r w:rsidRPr="002F5DCE">
        <w:rPr>
          <w:sz w:val="22"/>
        </w:rPr>
        <w:fldChar w:fldCharType="separate"/>
      </w:r>
      <w:r w:rsidR="00344F73">
        <w:rPr>
          <w:noProof/>
          <w:sz w:val="22"/>
          <w:lang w:val="en-US"/>
        </w:rPr>
        <w:t>5</w:t>
      </w:r>
      <w:r w:rsidRPr="002F5DCE">
        <w:rPr>
          <w:sz w:val="22"/>
        </w:rPr>
        <w:fldChar w:fldCharType="end"/>
      </w:r>
      <w:r w:rsidRPr="002F5DCE">
        <w:rPr>
          <w:sz w:val="22"/>
          <w:lang w:val="en-US"/>
        </w:rPr>
        <w:t xml:space="preserve"> List of </w:t>
      </w:r>
      <w:r w:rsidR="00E60A5E">
        <w:rPr>
          <w:sz w:val="22"/>
          <w:lang w:val="en-US"/>
        </w:rPr>
        <w:t>tasks</w:t>
      </w:r>
      <w:r w:rsidRPr="002F5DCE">
        <w:rPr>
          <w:sz w:val="22"/>
          <w:lang w:val="en-US"/>
        </w:rPr>
        <w:t xml:space="preserve"> of the </w:t>
      </w:r>
      <w:r w:rsidR="00D8350E">
        <w:rPr>
          <w:sz w:val="22"/>
          <w:lang w:val="en-US"/>
        </w:rPr>
        <w:t>Sprint</w:t>
      </w:r>
      <w:r w:rsidRPr="002F5DCE">
        <w:rPr>
          <w:sz w:val="22"/>
          <w:lang w:val="en-US"/>
        </w:rPr>
        <w:t xml:space="preserve"> </w:t>
      </w:r>
      <w:r w:rsidR="00D8350E">
        <w:rPr>
          <w:sz w:val="22"/>
          <w:lang w:val="en-US"/>
        </w:rPr>
        <w:t>3</w:t>
      </w:r>
      <w:bookmarkEnd w:id="33"/>
    </w:p>
    <w:p w14:paraId="224A228F" w14:textId="77777777" w:rsidR="00141474" w:rsidRPr="0006398D" w:rsidRDefault="006526E9" w:rsidP="00141474">
      <w:pPr>
        <w:rPr>
          <w:i/>
          <w:lang w:val="en-US"/>
        </w:rPr>
      </w:pPr>
      <w:r>
        <w:rPr>
          <w:i/>
          <w:lang w:val="en-US"/>
        </w:rPr>
        <w:t>Sprint 4</w:t>
      </w:r>
    </w:p>
    <w:p w14:paraId="111C8C70" w14:textId="18453E30" w:rsidR="00BA224E" w:rsidRPr="004437D7" w:rsidRDefault="00141474" w:rsidP="006526E9">
      <w:pPr>
        <w:rPr>
          <w:lang w:val="en-US"/>
        </w:rPr>
      </w:pPr>
      <w:r>
        <w:rPr>
          <w:lang w:val="en-US"/>
        </w:rPr>
        <w:t>Objective of the release</w:t>
      </w:r>
      <w:r w:rsidRPr="0006398D">
        <w:rPr>
          <w:lang w:val="en-US"/>
        </w:rPr>
        <w:t>:</w:t>
      </w:r>
      <w:r>
        <w:rPr>
          <w:lang w:val="en-US"/>
        </w:rPr>
        <w:t xml:space="preserve"> to investigate </w:t>
      </w:r>
      <w:r w:rsidR="00E911CD">
        <w:rPr>
          <w:lang w:val="en-US"/>
        </w:rPr>
        <w:t xml:space="preserve">the </w:t>
      </w:r>
      <w:r>
        <w:rPr>
          <w:lang w:val="en-US"/>
        </w:rPr>
        <w:t>correlation</w:t>
      </w:r>
      <w:r w:rsidRPr="00141474">
        <w:rPr>
          <w:lang w:val="en-US"/>
        </w:rPr>
        <w:t xml:space="preserve"> between</w:t>
      </w:r>
      <w:r>
        <w:rPr>
          <w:lang w:val="en-US"/>
        </w:rPr>
        <w:t xml:space="preserve"> environmental and health data, using R language,</w:t>
      </w:r>
      <w:r w:rsidR="00E911CD">
        <w:rPr>
          <w:lang w:val="en-US"/>
        </w:rPr>
        <w:t xml:space="preserve"> and</w:t>
      </w:r>
      <w:r>
        <w:rPr>
          <w:lang w:val="en-US"/>
        </w:rPr>
        <w:t xml:space="preserve"> to display the results in the web application</w:t>
      </w:r>
      <w:r w:rsidR="00E60A5E">
        <w:rPr>
          <w:lang w:val="en-US"/>
        </w:rPr>
        <w:t>.</w:t>
      </w:r>
    </w:p>
    <w:tbl>
      <w:tblPr>
        <w:tblStyle w:val="GridTable1Light-Accent5"/>
        <w:tblW w:w="0" w:type="auto"/>
        <w:tblLook w:val="04A0" w:firstRow="1" w:lastRow="0" w:firstColumn="1" w:lastColumn="0" w:noHBand="0" w:noVBand="1"/>
      </w:tblPr>
      <w:tblGrid>
        <w:gridCol w:w="1820"/>
        <w:gridCol w:w="2287"/>
        <w:gridCol w:w="2040"/>
        <w:gridCol w:w="1599"/>
        <w:gridCol w:w="1599"/>
      </w:tblGrid>
      <w:tr w:rsidR="006526E9" w14:paraId="1AEB08F4" w14:textId="77777777" w:rsidTr="00652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0" w:type="dxa"/>
            <w:shd w:val="clear" w:color="auto" w:fill="D9E2F3" w:themeFill="accent1" w:themeFillTint="33"/>
          </w:tcPr>
          <w:p w14:paraId="0F4458EA" w14:textId="77777777" w:rsidR="006526E9" w:rsidRPr="00B34789" w:rsidRDefault="006526E9" w:rsidP="006526E9">
            <w:pPr>
              <w:spacing w:line="240" w:lineRule="auto"/>
              <w:ind w:firstLine="0"/>
              <w:rPr>
                <w:b w:val="0"/>
                <w:color w:val="0D0D0D" w:themeColor="text1" w:themeTint="F2"/>
                <w:lang w:val="en-US"/>
              </w:rPr>
            </w:pPr>
            <w:r>
              <w:rPr>
                <w:b w:val="0"/>
                <w:color w:val="0D0D0D" w:themeColor="text1" w:themeTint="F2"/>
                <w:lang w:val="en-US"/>
              </w:rPr>
              <w:t>Task</w:t>
            </w:r>
          </w:p>
        </w:tc>
        <w:tc>
          <w:tcPr>
            <w:tcW w:w="2287" w:type="dxa"/>
            <w:shd w:val="clear" w:color="auto" w:fill="D9E2F3" w:themeFill="accent1" w:themeFillTint="33"/>
          </w:tcPr>
          <w:p w14:paraId="4C13D3A3" w14:textId="77777777" w:rsidR="006526E9" w:rsidRPr="00B34789" w:rsidRDefault="006526E9" w:rsidP="006526E9">
            <w:pPr>
              <w:spacing w:line="240" w:lineRule="auto"/>
              <w:ind w:firstLine="0"/>
              <w:cnfStyle w:val="100000000000" w:firstRow="1" w:lastRow="0" w:firstColumn="0" w:lastColumn="0" w:oddVBand="0" w:evenVBand="0" w:oddHBand="0" w:evenHBand="0" w:firstRowFirstColumn="0" w:firstRowLastColumn="0" w:lastRowFirstColumn="0" w:lastRowLastColumn="0"/>
              <w:rPr>
                <w:b w:val="0"/>
                <w:color w:val="0D0D0D" w:themeColor="text1" w:themeTint="F2"/>
                <w:lang w:val="en-US"/>
              </w:rPr>
            </w:pPr>
            <w:r>
              <w:rPr>
                <w:b w:val="0"/>
                <w:color w:val="0D0D0D" w:themeColor="text1" w:themeTint="F2"/>
                <w:lang w:val="en-US"/>
              </w:rPr>
              <w:t>Description</w:t>
            </w:r>
          </w:p>
        </w:tc>
        <w:tc>
          <w:tcPr>
            <w:tcW w:w="2040" w:type="dxa"/>
            <w:shd w:val="clear" w:color="auto" w:fill="D9E2F3" w:themeFill="accent1" w:themeFillTint="33"/>
          </w:tcPr>
          <w:p w14:paraId="2FAAEAC2" w14:textId="77777777" w:rsidR="006526E9" w:rsidRPr="00B34789" w:rsidRDefault="006526E9" w:rsidP="006526E9">
            <w:pPr>
              <w:spacing w:line="240" w:lineRule="auto"/>
              <w:ind w:firstLine="0"/>
              <w:cnfStyle w:val="100000000000" w:firstRow="1" w:lastRow="0" w:firstColumn="0" w:lastColumn="0" w:oddVBand="0" w:evenVBand="0" w:oddHBand="0" w:evenHBand="0" w:firstRowFirstColumn="0" w:firstRowLastColumn="0" w:lastRowFirstColumn="0" w:lastRowLastColumn="0"/>
              <w:rPr>
                <w:b w:val="0"/>
                <w:color w:val="0D0D0D" w:themeColor="text1" w:themeTint="F2"/>
                <w:lang w:val="en-US"/>
              </w:rPr>
            </w:pPr>
            <w:r w:rsidRPr="00B34789">
              <w:rPr>
                <w:b w:val="0"/>
                <w:color w:val="0D0D0D" w:themeColor="text1" w:themeTint="F2"/>
                <w:lang w:val="en-US"/>
              </w:rPr>
              <w:t>Duration</w:t>
            </w:r>
          </w:p>
        </w:tc>
        <w:tc>
          <w:tcPr>
            <w:tcW w:w="1599" w:type="dxa"/>
            <w:shd w:val="clear" w:color="auto" w:fill="D9E2F3" w:themeFill="accent1" w:themeFillTint="33"/>
          </w:tcPr>
          <w:p w14:paraId="4AFCE673" w14:textId="77777777" w:rsidR="006526E9" w:rsidRDefault="006526E9" w:rsidP="006526E9">
            <w:pPr>
              <w:spacing w:line="240" w:lineRule="auto"/>
              <w:ind w:firstLine="0"/>
              <w:cnfStyle w:val="100000000000" w:firstRow="1" w:lastRow="0" w:firstColumn="0" w:lastColumn="0" w:oddVBand="0" w:evenVBand="0" w:oddHBand="0" w:evenHBand="0" w:firstRowFirstColumn="0" w:firstRowLastColumn="0" w:lastRowFirstColumn="0" w:lastRowLastColumn="0"/>
              <w:rPr>
                <w:b w:val="0"/>
                <w:color w:val="0D0D0D" w:themeColor="text1" w:themeTint="F2"/>
                <w:lang w:val="en-US"/>
              </w:rPr>
            </w:pPr>
            <w:r>
              <w:rPr>
                <w:b w:val="0"/>
                <w:color w:val="0D0D0D" w:themeColor="text1" w:themeTint="F2"/>
                <w:lang w:val="en-US"/>
              </w:rPr>
              <w:t>Start Date</w:t>
            </w:r>
          </w:p>
        </w:tc>
        <w:tc>
          <w:tcPr>
            <w:tcW w:w="1599" w:type="dxa"/>
            <w:shd w:val="clear" w:color="auto" w:fill="D9E2F3" w:themeFill="accent1" w:themeFillTint="33"/>
          </w:tcPr>
          <w:p w14:paraId="632198AD" w14:textId="77777777" w:rsidR="006526E9" w:rsidRPr="00B34789" w:rsidRDefault="006526E9" w:rsidP="006526E9">
            <w:pPr>
              <w:spacing w:line="240" w:lineRule="auto"/>
              <w:ind w:firstLine="0"/>
              <w:cnfStyle w:val="100000000000" w:firstRow="1" w:lastRow="0" w:firstColumn="0" w:lastColumn="0" w:oddVBand="0" w:evenVBand="0" w:oddHBand="0" w:evenHBand="0" w:firstRowFirstColumn="0" w:firstRowLastColumn="0" w:lastRowFirstColumn="0" w:lastRowLastColumn="0"/>
              <w:rPr>
                <w:b w:val="0"/>
                <w:color w:val="0D0D0D" w:themeColor="text1" w:themeTint="F2"/>
                <w:lang w:val="en-US"/>
              </w:rPr>
            </w:pPr>
            <w:r>
              <w:rPr>
                <w:b w:val="0"/>
                <w:color w:val="0D0D0D" w:themeColor="text1" w:themeTint="F2"/>
                <w:lang w:val="en-US"/>
              </w:rPr>
              <w:t>Finish Date</w:t>
            </w:r>
          </w:p>
        </w:tc>
      </w:tr>
      <w:tr w:rsidR="006526E9" w14:paraId="1986267D" w14:textId="77777777" w:rsidTr="006526E9">
        <w:tc>
          <w:tcPr>
            <w:cnfStyle w:val="001000000000" w:firstRow="0" w:lastRow="0" w:firstColumn="1" w:lastColumn="0" w:oddVBand="0" w:evenVBand="0" w:oddHBand="0" w:evenHBand="0" w:firstRowFirstColumn="0" w:firstRowLastColumn="0" w:lastRowFirstColumn="0" w:lastRowLastColumn="0"/>
            <w:tcW w:w="1820" w:type="dxa"/>
          </w:tcPr>
          <w:p w14:paraId="45C345E4" w14:textId="77777777" w:rsidR="006526E9" w:rsidRPr="006526E9" w:rsidRDefault="006526E9" w:rsidP="006526E9">
            <w:pPr>
              <w:spacing w:line="240" w:lineRule="auto"/>
              <w:ind w:firstLine="0"/>
              <w:rPr>
                <w:b w:val="0"/>
                <w:lang w:val="en-US"/>
              </w:rPr>
            </w:pPr>
            <w:r>
              <w:rPr>
                <w:b w:val="0"/>
                <w:lang w:val="en-US"/>
              </w:rPr>
              <w:t>4.1</w:t>
            </w:r>
          </w:p>
        </w:tc>
        <w:tc>
          <w:tcPr>
            <w:tcW w:w="2287" w:type="dxa"/>
          </w:tcPr>
          <w:p w14:paraId="6F5D2014" w14:textId="77777777" w:rsidR="006526E9" w:rsidRPr="006526E9" w:rsidRDefault="006526E9" w:rsidP="006526E9">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en-US"/>
              </w:rPr>
            </w:pPr>
            <w:r w:rsidRPr="006526E9">
              <w:rPr>
                <w:lang w:val="en-US"/>
              </w:rPr>
              <w:t xml:space="preserve">Configuration of the R Studio for access the databases </w:t>
            </w:r>
          </w:p>
        </w:tc>
        <w:tc>
          <w:tcPr>
            <w:tcW w:w="2040" w:type="dxa"/>
          </w:tcPr>
          <w:p w14:paraId="62A4A0D1" w14:textId="77777777" w:rsidR="006526E9" w:rsidRPr="0056289B" w:rsidRDefault="006526E9" w:rsidP="006526E9">
            <w:pPr>
              <w:cnfStyle w:val="000000000000" w:firstRow="0" w:lastRow="0" w:firstColumn="0" w:lastColumn="0" w:oddVBand="0" w:evenVBand="0" w:oddHBand="0" w:evenHBand="0" w:firstRowFirstColumn="0" w:firstRowLastColumn="0" w:lastRowFirstColumn="0" w:lastRowLastColumn="0"/>
            </w:pPr>
            <w:r w:rsidRPr="0056289B">
              <w:t xml:space="preserve">1 </w:t>
            </w:r>
            <w:r>
              <w:rPr>
                <w:lang w:val="en-US"/>
              </w:rPr>
              <w:t>day</w:t>
            </w:r>
          </w:p>
        </w:tc>
        <w:tc>
          <w:tcPr>
            <w:tcW w:w="1599" w:type="dxa"/>
          </w:tcPr>
          <w:p w14:paraId="60BA4E03" w14:textId="77777777" w:rsidR="006526E9" w:rsidRPr="0070706A" w:rsidRDefault="006526E9" w:rsidP="006526E9">
            <w:pPr>
              <w:ind w:firstLine="0"/>
              <w:cnfStyle w:val="000000000000" w:firstRow="0" w:lastRow="0" w:firstColumn="0" w:lastColumn="0" w:oddVBand="0" w:evenVBand="0" w:oddHBand="0" w:evenHBand="0" w:firstRowFirstColumn="0" w:firstRowLastColumn="0" w:lastRowFirstColumn="0" w:lastRowLastColumn="0"/>
            </w:pPr>
            <w:r w:rsidRPr="0070706A">
              <w:t>16.02.17</w:t>
            </w:r>
          </w:p>
        </w:tc>
        <w:tc>
          <w:tcPr>
            <w:tcW w:w="1599" w:type="dxa"/>
          </w:tcPr>
          <w:p w14:paraId="664FABFE" w14:textId="77777777" w:rsidR="006526E9" w:rsidRPr="0070706A" w:rsidRDefault="006526E9" w:rsidP="006526E9">
            <w:pPr>
              <w:ind w:firstLine="0"/>
              <w:cnfStyle w:val="000000000000" w:firstRow="0" w:lastRow="0" w:firstColumn="0" w:lastColumn="0" w:oddVBand="0" w:evenVBand="0" w:oddHBand="0" w:evenHBand="0" w:firstRowFirstColumn="0" w:firstRowLastColumn="0" w:lastRowFirstColumn="0" w:lastRowLastColumn="0"/>
            </w:pPr>
            <w:r w:rsidRPr="0070706A">
              <w:t>16.02.17</w:t>
            </w:r>
          </w:p>
        </w:tc>
      </w:tr>
      <w:tr w:rsidR="006526E9" w14:paraId="612B9892" w14:textId="77777777" w:rsidTr="006526E9">
        <w:tc>
          <w:tcPr>
            <w:cnfStyle w:val="001000000000" w:firstRow="0" w:lastRow="0" w:firstColumn="1" w:lastColumn="0" w:oddVBand="0" w:evenVBand="0" w:oddHBand="0" w:evenHBand="0" w:firstRowFirstColumn="0" w:firstRowLastColumn="0" w:lastRowFirstColumn="0" w:lastRowLastColumn="0"/>
            <w:tcW w:w="1820" w:type="dxa"/>
          </w:tcPr>
          <w:p w14:paraId="4A7F3C83" w14:textId="77777777" w:rsidR="006526E9" w:rsidRPr="006526E9" w:rsidRDefault="006526E9" w:rsidP="006526E9">
            <w:pPr>
              <w:spacing w:line="240" w:lineRule="auto"/>
              <w:ind w:firstLine="0"/>
              <w:rPr>
                <w:b w:val="0"/>
                <w:lang w:val="en-US"/>
              </w:rPr>
            </w:pPr>
            <w:r>
              <w:rPr>
                <w:b w:val="0"/>
                <w:lang w:val="en-US"/>
              </w:rPr>
              <w:lastRenderedPageBreak/>
              <w:t>4.2</w:t>
            </w:r>
          </w:p>
        </w:tc>
        <w:tc>
          <w:tcPr>
            <w:tcW w:w="2287" w:type="dxa"/>
          </w:tcPr>
          <w:p w14:paraId="0E4142C9" w14:textId="77777777" w:rsidR="006526E9" w:rsidRPr="006526E9" w:rsidRDefault="006526E9" w:rsidP="006526E9">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en-US"/>
              </w:rPr>
            </w:pPr>
            <w:r w:rsidRPr="006526E9">
              <w:rPr>
                <w:lang w:val="en-US"/>
              </w:rPr>
              <w:t>Preparation the data for analysis in R, making OLAP queries</w:t>
            </w:r>
          </w:p>
        </w:tc>
        <w:tc>
          <w:tcPr>
            <w:tcW w:w="2040" w:type="dxa"/>
          </w:tcPr>
          <w:p w14:paraId="78ABE0A6" w14:textId="77777777" w:rsidR="006526E9" w:rsidRPr="0056289B" w:rsidRDefault="006526E9" w:rsidP="006526E9">
            <w:pPr>
              <w:cnfStyle w:val="000000000000" w:firstRow="0" w:lastRow="0" w:firstColumn="0" w:lastColumn="0" w:oddVBand="0" w:evenVBand="0" w:oddHBand="0" w:evenHBand="0" w:firstRowFirstColumn="0" w:firstRowLastColumn="0" w:lastRowFirstColumn="0" w:lastRowLastColumn="0"/>
            </w:pPr>
            <w:r w:rsidRPr="0056289B">
              <w:t xml:space="preserve">2 </w:t>
            </w:r>
            <w:r w:rsidRPr="00B34789">
              <w:rPr>
                <w:lang w:val="en-US"/>
              </w:rPr>
              <w:t>days</w:t>
            </w:r>
          </w:p>
        </w:tc>
        <w:tc>
          <w:tcPr>
            <w:tcW w:w="1599" w:type="dxa"/>
          </w:tcPr>
          <w:p w14:paraId="74D63304" w14:textId="77777777" w:rsidR="006526E9" w:rsidRPr="0070706A" w:rsidRDefault="006526E9" w:rsidP="006526E9">
            <w:pPr>
              <w:ind w:firstLine="0"/>
              <w:cnfStyle w:val="000000000000" w:firstRow="0" w:lastRow="0" w:firstColumn="0" w:lastColumn="0" w:oddVBand="0" w:evenVBand="0" w:oddHBand="0" w:evenHBand="0" w:firstRowFirstColumn="0" w:firstRowLastColumn="0" w:lastRowFirstColumn="0" w:lastRowLastColumn="0"/>
            </w:pPr>
            <w:r w:rsidRPr="0070706A">
              <w:t>17.02.17</w:t>
            </w:r>
          </w:p>
        </w:tc>
        <w:tc>
          <w:tcPr>
            <w:tcW w:w="1599" w:type="dxa"/>
          </w:tcPr>
          <w:p w14:paraId="58702440" w14:textId="77777777" w:rsidR="006526E9" w:rsidRPr="0070706A" w:rsidRDefault="006526E9" w:rsidP="006526E9">
            <w:pPr>
              <w:ind w:firstLine="0"/>
              <w:cnfStyle w:val="000000000000" w:firstRow="0" w:lastRow="0" w:firstColumn="0" w:lastColumn="0" w:oddVBand="0" w:evenVBand="0" w:oddHBand="0" w:evenHBand="0" w:firstRowFirstColumn="0" w:firstRowLastColumn="0" w:lastRowFirstColumn="0" w:lastRowLastColumn="0"/>
            </w:pPr>
            <w:r w:rsidRPr="0070706A">
              <w:t>20.02.17</w:t>
            </w:r>
          </w:p>
        </w:tc>
      </w:tr>
      <w:tr w:rsidR="006526E9" w14:paraId="00F3ABDE" w14:textId="77777777" w:rsidTr="006526E9">
        <w:tc>
          <w:tcPr>
            <w:cnfStyle w:val="001000000000" w:firstRow="0" w:lastRow="0" w:firstColumn="1" w:lastColumn="0" w:oddVBand="0" w:evenVBand="0" w:oddHBand="0" w:evenHBand="0" w:firstRowFirstColumn="0" w:firstRowLastColumn="0" w:lastRowFirstColumn="0" w:lastRowLastColumn="0"/>
            <w:tcW w:w="1820" w:type="dxa"/>
          </w:tcPr>
          <w:p w14:paraId="6088F367" w14:textId="77777777" w:rsidR="006526E9" w:rsidRPr="006526E9" w:rsidRDefault="006526E9" w:rsidP="006526E9">
            <w:pPr>
              <w:spacing w:line="240" w:lineRule="auto"/>
              <w:ind w:firstLine="0"/>
              <w:rPr>
                <w:b w:val="0"/>
                <w:lang w:val="en-US"/>
              </w:rPr>
            </w:pPr>
            <w:r>
              <w:rPr>
                <w:b w:val="0"/>
                <w:lang w:val="en-US"/>
              </w:rPr>
              <w:t>4.3</w:t>
            </w:r>
          </w:p>
        </w:tc>
        <w:tc>
          <w:tcPr>
            <w:tcW w:w="2287" w:type="dxa"/>
          </w:tcPr>
          <w:p w14:paraId="00EE9282" w14:textId="77777777" w:rsidR="006526E9" w:rsidRPr="006526E9" w:rsidRDefault="006526E9" w:rsidP="006526E9">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en-US"/>
              </w:rPr>
            </w:pPr>
            <w:r w:rsidRPr="006526E9">
              <w:rPr>
                <w:lang w:val="en-US"/>
              </w:rPr>
              <w:t>Investigation of the data correlation using tools of the R language</w:t>
            </w:r>
          </w:p>
        </w:tc>
        <w:tc>
          <w:tcPr>
            <w:tcW w:w="2040" w:type="dxa"/>
          </w:tcPr>
          <w:p w14:paraId="5B7741C4" w14:textId="77777777" w:rsidR="006526E9" w:rsidRPr="0056289B" w:rsidRDefault="006526E9" w:rsidP="006526E9">
            <w:pPr>
              <w:cnfStyle w:val="000000000000" w:firstRow="0" w:lastRow="0" w:firstColumn="0" w:lastColumn="0" w:oddVBand="0" w:evenVBand="0" w:oddHBand="0" w:evenHBand="0" w:firstRowFirstColumn="0" w:firstRowLastColumn="0" w:lastRowFirstColumn="0" w:lastRowLastColumn="0"/>
            </w:pPr>
            <w:r w:rsidRPr="0056289B">
              <w:t xml:space="preserve">5 </w:t>
            </w:r>
            <w:r w:rsidRPr="00B34789">
              <w:rPr>
                <w:lang w:val="en-US"/>
              </w:rPr>
              <w:t>days</w:t>
            </w:r>
          </w:p>
        </w:tc>
        <w:tc>
          <w:tcPr>
            <w:tcW w:w="1599" w:type="dxa"/>
          </w:tcPr>
          <w:p w14:paraId="0922F36B" w14:textId="77777777" w:rsidR="006526E9" w:rsidRPr="0070706A" w:rsidRDefault="006526E9" w:rsidP="006526E9">
            <w:pPr>
              <w:ind w:firstLine="0"/>
              <w:cnfStyle w:val="000000000000" w:firstRow="0" w:lastRow="0" w:firstColumn="0" w:lastColumn="0" w:oddVBand="0" w:evenVBand="0" w:oddHBand="0" w:evenHBand="0" w:firstRowFirstColumn="0" w:firstRowLastColumn="0" w:lastRowFirstColumn="0" w:lastRowLastColumn="0"/>
            </w:pPr>
            <w:r w:rsidRPr="0070706A">
              <w:t>21.02.17</w:t>
            </w:r>
          </w:p>
        </w:tc>
        <w:tc>
          <w:tcPr>
            <w:tcW w:w="1599" w:type="dxa"/>
          </w:tcPr>
          <w:p w14:paraId="1CE10E70" w14:textId="77777777" w:rsidR="006526E9" w:rsidRPr="0070706A" w:rsidRDefault="006526E9" w:rsidP="006526E9">
            <w:pPr>
              <w:ind w:firstLine="0"/>
              <w:cnfStyle w:val="000000000000" w:firstRow="0" w:lastRow="0" w:firstColumn="0" w:lastColumn="0" w:oddVBand="0" w:evenVBand="0" w:oddHBand="0" w:evenHBand="0" w:firstRowFirstColumn="0" w:firstRowLastColumn="0" w:lastRowFirstColumn="0" w:lastRowLastColumn="0"/>
            </w:pPr>
            <w:r w:rsidRPr="0070706A">
              <w:t>27.02.17</w:t>
            </w:r>
          </w:p>
        </w:tc>
      </w:tr>
      <w:tr w:rsidR="006526E9" w14:paraId="354005F4" w14:textId="77777777" w:rsidTr="006526E9">
        <w:tc>
          <w:tcPr>
            <w:cnfStyle w:val="001000000000" w:firstRow="0" w:lastRow="0" w:firstColumn="1" w:lastColumn="0" w:oddVBand="0" w:evenVBand="0" w:oddHBand="0" w:evenHBand="0" w:firstRowFirstColumn="0" w:firstRowLastColumn="0" w:lastRowFirstColumn="0" w:lastRowLastColumn="0"/>
            <w:tcW w:w="1820" w:type="dxa"/>
          </w:tcPr>
          <w:p w14:paraId="1F151A93" w14:textId="77777777" w:rsidR="006526E9" w:rsidRPr="006526E9" w:rsidRDefault="006526E9" w:rsidP="006526E9">
            <w:pPr>
              <w:spacing w:line="240" w:lineRule="auto"/>
              <w:ind w:firstLine="0"/>
              <w:rPr>
                <w:b w:val="0"/>
                <w:lang w:val="en-US"/>
              </w:rPr>
            </w:pPr>
            <w:r>
              <w:rPr>
                <w:b w:val="0"/>
                <w:lang w:val="en-US"/>
              </w:rPr>
              <w:t>4.4</w:t>
            </w:r>
          </w:p>
        </w:tc>
        <w:tc>
          <w:tcPr>
            <w:tcW w:w="2287" w:type="dxa"/>
          </w:tcPr>
          <w:p w14:paraId="07A9325A" w14:textId="77777777" w:rsidR="006526E9" w:rsidRPr="006526E9" w:rsidRDefault="006526E9" w:rsidP="006526E9">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en-US"/>
              </w:rPr>
            </w:pPr>
            <w:r w:rsidRPr="006526E9">
              <w:rPr>
                <w:lang w:val="en-US"/>
              </w:rPr>
              <w:t>Creation the NetBeans Project, configuration the connection</w:t>
            </w:r>
            <w:r>
              <w:rPr>
                <w:lang w:val="en-US"/>
              </w:rPr>
              <w:t xml:space="preserve"> </w:t>
            </w:r>
            <w:r w:rsidRPr="006526E9">
              <w:rPr>
                <w:lang w:val="en-US"/>
              </w:rPr>
              <w:t>to database</w:t>
            </w:r>
          </w:p>
        </w:tc>
        <w:tc>
          <w:tcPr>
            <w:tcW w:w="2040" w:type="dxa"/>
          </w:tcPr>
          <w:p w14:paraId="00FD677A" w14:textId="77777777" w:rsidR="006526E9" w:rsidRPr="0056289B" w:rsidRDefault="006526E9" w:rsidP="006526E9">
            <w:pPr>
              <w:cnfStyle w:val="000000000000" w:firstRow="0" w:lastRow="0" w:firstColumn="0" w:lastColumn="0" w:oddVBand="0" w:evenVBand="0" w:oddHBand="0" w:evenHBand="0" w:firstRowFirstColumn="0" w:firstRowLastColumn="0" w:lastRowFirstColumn="0" w:lastRowLastColumn="0"/>
            </w:pPr>
            <w:r w:rsidRPr="0056289B">
              <w:t xml:space="preserve">3 </w:t>
            </w:r>
            <w:r w:rsidRPr="00B34789">
              <w:rPr>
                <w:lang w:val="en-US"/>
              </w:rPr>
              <w:t>days</w:t>
            </w:r>
          </w:p>
        </w:tc>
        <w:tc>
          <w:tcPr>
            <w:tcW w:w="1599" w:type="dxa"/>
          </w:tcPr>
          <w:p w14:paraId="147754B4" w14:textId="77777777" w:rsidR="006526E9" w:rsidRPr="0070706A" w:rsidRDefault="006526E9" w:rsidP="006526E9">
            <w:pPr>
              <w:ind w:firstLine="0"/>
              <w:cnfStyle w:val="000000000000" w:firstRow="0" w:lastRow="0" w:firstColumn="0" w:lastColumn="0" w:oddVBand="0" w:evenVBand="0" w:oddHBand="0" w:evenHBand="0" w:firstRowFirstColumn="0" w:firstRowLastColumn="0" w:lastRowFirstColumn="0" w:lastRowLastColumn="0"/>
            </w:pPr>
            <w:r w:rsidRPr="0070706A">
              <w:t>16.02.17</w:t>
            </w:r>
          </w:p>
        </w:tc>
        <w:tc>
          <w:tcPr>
            <w:tcW w:w="1599" w:type="dxa"/>
          </w:tcPr>
          <w:p w14:paraId="40F94104" w14:textId="77777777" w:rsidR="006526E9" w:rsidRPr="0070706A" w:rsidRDefault="006526E9" w:rsidP="006526E9">
            <w:pPr>
              <w:ind w:firstLine="0"/>
              <w:cnfStyle w:val="000000000000" w:firstRow="0" w:lastRow="0" w:firstColumn="0" w:lastColumn="0" w:oddVBand="0" w:evenVBand="0" w:oddHBand="0" w:evenHBand="0" w:firstRowFirstColumn="0" w:firstRowLastColumn="0" w:lastRowFirstColumn="0" w:lastRowLastColumn="0"/>
            </w:pPr>
            <w:r w:rsidRPr="0070706A">
              <w:t>20.02.17</w:t>
            </w:r>
          </w:p>
        </w:tc>
      </w:tr>
      <w:tr w:rsidR="006526E9" w:rsidRPr="006526E9" w14:paraId="51654A75" w14:textId="77777777" w:rsidTr="006526E9">
        <w:tc>
          <w:tcPr>
            <w:cnfStyle w:val="001000000000" w:firstRow="0" w:lastRow="0" w:firstColumn="1" w:lastColumn="0" w:oddVBand="0" w:evenVBand="0" w:oddHBand="0" w:evenHBand="0" w:firstRowFirstColumn="0" w:firstRowLastColumn="0" w:lastRowFirstColumn="0" w:lastRowLastColumn="0"/>
            <w:tcW w:w="1820" w:type="dxa"/>
          </w:tcPr>
          <w:p w14:paraId="743130C3" w14:textId="77777777" w:rsidR="006526E9" w:rsidRPr="006526E9" w:rsidRDefault="006526E9" w:rsidP="006526E9">
            <w:pPr>
              <w:spacing w:line="240" w:lineRule="auto"/>
              <w:ind w:firstLine="0"/>
              <w:rPr>
                <w:b w:val="0"/>
                <w:lang w:val="en-US"/>
              </w:rPr>
            </w:pPr>
            <w:r>
              <w:rPr>
                <w:b w:val="0"/>
                <w:lang w:val="en-US"/>
              </w:rPr>
              <w:t>4.5</w:t>
            </w:r>
          </w:p>
        </w:tc>
        <w:tc>
          <w:tcPr>
            <w:tcW w:w="2287" w:type="dxa"/>
          </w:tcPr>
          <w:p w14:paraId="1E28A1DA" w14:textId="77777777" w:rsidR="006526E9" w:rsidRPr="006526E9" w:rsidRDefault="006526E9" w:rsidP="006526E9">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en-US"/>
              </w:rPr>
            </w:pPr>
            <w:r w:rsidRPr="006526E9">
              <w:rPr>
                <w:lang w:val="en-US"/>
              </w:rPr>
              <w:t>Making the prediction methods for data in R</w:t>
            </w:r>
          </w:p>
        </w:tc>
        <w:tc>
          <w:tcPr>
            <w:tcW w:w="2040" w:type="dxa"/>
          </w:tcPr>
          <w:p w14:paraId="17D5E929" w14:textId="77777777" w:rsidR="006526E9" w:rsidRPr="0056289B" w:rsidRDefault="006526E9" w:rsidP="006526E9">
            <w:pPr>
              <w:cnfStyle w:val="000000000000" w:firstRow="0" w:lastRow="0" w:firstColumn="0" w:lastColumn="0" w:oddVBand="0" w:evenVBand="0" w:oddHBand="0" w:evenHBand="0" w:firstRowFirstColumn="0" w:firstRowLastColumn="0" w:lastRowFirstColumn="0" w:lastRowLastColumn="0"/>
            </w:pPr>
            <w:r w:rsidRPr="0056289B">
              <w:t xml:space="preserve">1 </w:t>
            </w:r>
            <w:r>
              <w:rPr>
                <w:lang w:val="en-US"/>
              </w:rPr>
              <w:t>day</w:t>
            </w:r>
          </w:p>
        </w:tc>
        <w:tc>
          <w:tcPr>
            <w:tcW w:w="1599" w:type="dxa"/>
          </w:tcPr>
          <w:p w14:paraId="045E8FE2" w14:textId="77777777" w:rsidR="006526E9" w:rsidRPr="0070706A" w:rsidRDefault="006526E9" w:rsidP="006526E9">
            <w:pPr>
              <w:ind w:firstLine="0"/>
              <w:cnfStyle w:val="000000000000" w:firstRow="0" w:lastRow="0" w:firstColumn="0" w:lastColumn="0" w:oddVBand="0" w:evenVBand="0" w:oddHBand="0" w:evenHBand="0" w:firstRowFirstColumn="0" w:firstRowLastColumn="0" w:lastRowFirstColumn="0" w:lastRowLastColumn="0"/>
            </w:pPr>
            <w:r w:rsidRPr="0070706A">
              <w:t>28.02.17</w:t>
            </w:r>
          </w:p>
        </w:tc>
        <w:tc>
          <w:tcPr>
            <w:tcW w:w="1599" w:type="dxa"/>
          </w:tcPr>
          <w:p w14:paraId="3AC2773E" w14:textId="77777777" w:rsidR="006526E9" w:rsidRPr="0070706A" w:rsidRDefault="006526E9" w:rsidP="006526E9">
            <w:pPr>
              <w:ind w:firstLine="0"/>
              <w:cnfStyle w:val="000000000000" w:firstRow="0" w:lastRow="0" w:firstColumn="0" w:lastColumn="0" w:oddVBand="0" w:evenVBand="0" w:oddHBand="0" w:evenHBand="0" w:firstRowFirstColumn="0" w:firstRowLastColumn="0" w:lastRowFirstColumn="0" w:lastRowLastColumn="0"/>
            </w:pPr>
            <w:r w:rsidRPr="0070706A">
              <w:t>28.02.17</w:t>
            </w:r>
          </w:p>
        </w:tc>
      </w:tr>
      <w:tr w:rsidR="006526E9" w:rsidRPr="006526E9" w14:paraId="7FE87D4E" w14:textId="77777777" w:rsidTr="006526E9">
        <w:tc>
          <w:tcPr>
            <w:cnfStyle w:val="001000000000" w:firstRow="0" w:lastRow="0" w:firstColumn="1" w:lastColumn="0" w:oddVBand="0" w:evenVBand="0" w:oddHBand="0" w:evenHBand="0" w:firstRowFirstColumn="0" w:firstRowLastColumn="0" w:lastRowFirstColumn="0" w:lastRowLastColumn="0"/>
            <w:tcW w:w="1820" w:type="dxa"/>
          </w:tcPr>
          <w:p w14:paraId="35E6488A" w14:textId="77777777" w:rsidR="006526E9" w:rsidRPr="006526E9" w:rsidRDefault="006526E9" w:rsidP="006526E9">
            <w:pPr>
              <w:spacing w:line="240" w:lineRule="auto"/>
              <w:ind w:firstLine="0"/>
              <w:rPr>
                <w:b w:val="0"/>
                <w:lang w:val="en-US"/>
              </w:rPr>
            </w:pPr>
            <w:r>
              <w:rPr>
                <w:b w:val="0"/>
                <w:lang w:val="en-US"/>
              </w:rPr>
              <w:t>4.6</w:t>
            </w:r>
          </w:p>
        </w:tc>
        <w:tc>
          <w:tcPr>
            <w:tcW w:w="2287" w:type="dxa"/>
          </w:tcPr>
          <w:p w14:paraId="5E79AE66" w14:textId="77777777" w:rsidR="006526E9" w:rsidRPr="006526E9" w:rsidRDefault="006526E9" w:rsidP="006526E9">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en-US"/>
              </w:rPr>
            </w:pPr>
            <w:r w:rsidRPr="006526E9">
              <w:rPr>
                <w:lang w:val="en-US"/>
              </w:rPr>
              <w:t>Adjusting the display of the analysis results in the application</w:t>
            </w:r>
          </w:p>
        </w:tc>
        <w:tc>
          <w:tcPr>
            <w:tcW w:w="2040" w:type="dxa"/>
          </w:tcPr>
          <w:p w14:paraId="7D2457D7" w14:textId="77777777" w:rsidR="006526E9" w:rsidRDefault="006526E9" w:rsidP="006526E9">
            <w:pPr>
              <w:cnfStyle w:val="000000000000" w:firstRow="0" w:lastRow="0" w:firstColumn="0" w:lastColumn="0" w:oddVBand="0" w:evenVBand="0" w:oddHBand="0" w:evenHBand="0" w:firstRowFirstColumn="0" w:firstRowLastColumn="0" w:lastRowFirstColumn="0" w:lastRowLastColumn="0"/>
            </w:pPr>
            <w:r w:rsidRPr="0056289B">
              <w:t xml:space="preserve">8 </w:t>
            </w:r>
            <w:r w:rsidRPr="00B34789">
              <w:rPr>
                <w:lang w:val="en-US"/>
              </w:rPr>
              <w:t>days</w:t>
            </w:r>
          </w:p>
        </w:tc>
        <w:tc>
          <w:tcPr>
            <w:tcW w:w="1599" w:type="dxa"/>
          </w:tcPr>
          <w:p w14:paraId="764ADCAC" w14:textId="77777777" w:rsidR="006526E9" w:rsidRPr="0070706A" w:rsidRDefault="006526E9" w:rsidP="006526E9">
            <w:pPr>
              <w:ind w:firstLine="0"/>
              <w:cnfStyle w:val="000000000000" w:firstRow="0" w:lastRow="0" w:firstColumn="0" w:lastColumn="0" w:oddVBand="0" w:evenVBand="0" w:oddHBand="0" w:evenHBand="0" w:firstRowFirstColumn="0" w:firstRowLastColumn="0" w:lastRowFirstColumn="0" w:lastRowLastColumn="0"/>
            </w:pPr>
            <w:r w:rsidRPr="0070706A">
              <w:t>01.03.17</w:t>
            </w:r>
          </w:p>
        </w:tc>
        <w:tc>
          <w:tcPr>
            <w:tcW w:w="1599" w:type="dxa"/>
          </w:tcPr>
          <w:p w14:paraId="31009F35" w14:textId="77777777" w:rsidR="006526E9" w:rsidRDefault="006526E9" w:rsidP="006526E9">
            <w:pPr>
              <w:ind w:firstLine="0"/>
              <w:cnfStyle w:val="000000000000" w:firstRow="0" w:lastRow="0" w:firstColumn="0" w:lastColumn="0" w:oddVBand="0" w:evenVBand="0" w:oddHBand="0" w:evenHBand="0" w:firstRowFirstColumn="0" w:firstRowLastColumn="0" w:lastRowFirstColumn="0" w:lastRowLastColumn="0"/>
            </w:pPr>
            <w:r w:rsidRPr="0070706A">
              <w:t>10.03.17</w:t>
            </w:r>
          </w:p>
        </w:tc>
      </w:tr>
    </w:tbl>
    <w:p w14:paraId="151C1D5D" w14:textId="34B3E7AB" w:rsidR="002F5DCE" w:rsidRPr="002F5DCE" w:rsidRDefault="002F5DCE" w:rsidP="002F5DCE">
      <w:pPr>
        <w:pStyle w:val="Caption"/>
        <w:rPr>
          <w:sz w:val="22"/>
          <w:lang w:val="en-US"/>
        </w:rPr>
      </w:pPr>
      <w:bookmarkStart w:id="34" w:name="_Toc478324296"/>
      <w:r w:rsidRPr="00DD2CCE">
        <w:rPr>
          <w:sz w:val="22"/>
          <w:lang w:val="en-US"/>
        </w:rPr>
        <w:t xml:space="preserve">Table </w:t>
      </w:r>
      <w:r w:rsidRPr="002F5DCE">
        <w:rPr>
          <w:sz w:val="22"/>
        </w:rPr>
        <w:fldChar w:fldCharType="begin"/>
      </w:r>
      <w:r w:rsidRPr="00DD2CCE">
        <w:rPr>
          <w:sz w:val="22"/>
          <w:lang w:val="en-US"/>
        </w:rPr>
        <w:instrText xml:space="preserve"> SEQ Table \* ARABIC </w:instrText>
      </w:r>
      <w:r w:rsidRPr="002F5DCE">
        <w:rPr>
          <w:sz w:val="22"/>
        </w:rPr>
        <w:fldChar w:fldCharType="separate"/>
      </w:r>
      <w:r w:rsidR="00344F73">
        <w:rPr>
          <w:noProof/>
          <w:sz w:val="22"/>
          <w:lang w:val="en-US"/>
        </w:rPr>
        <w:t>6</w:t>
      </w:r>
      <w:r w:rsidRPr="002F5DCE">
        <w:rPr>
          <w:sz w:val="22"/>
        </w:rPr>
        <w:fldChar w:fldCharType="end"/>
      </w:r>
      <w:r w:rsidRPr="002F5DCE">
        <w:rPr>
          <w:sz w:val="22"/>
          <w:lang w:val="en-US"/>
        </w:rPr>
        <w:t xml:space="preserve"> </w:t>
      </w:r>
      <w:r w:rsidRPr="00DD2CCE">
        <w:rPr>
          <w:sz w:val="22"/>
          <w:lang w:val="en-US"/>
        </w:rPr>
        <w:t xml:space="preserve">List of </w:t>
      </w:r>
      <w:r w:rsidR="00E60A5E">
        <w:rPr>
          <w:sz w:val="22"/>
          <w:lang w:val="en-US"/>
        </w:rPr>
        <w:t>tasks</w:t>
      </w:r>
      <w:r w:rsidR="00E60A5E" w:rsidRPr="002F5DCE">
        <w:rPr>
          <w:sz w:val="22"/>
          <w:lang w:val="en-US"/>
        </w:rPr>
        <w:t xml:space="preserve"> </w:t>
      </w:r>
      <w:r w:rsidRPr="00DD2CCE">
        <w:rPr>
          <w:sz w:val="22"/>
          <w:lang w:val="en-US"/>
        </w:rPr>
        <w:t xml:space="preserve">of the </w:t>
      </w:r>
      <w:r w:rsidR="00D8350E">
        <w:rPr>
          <w:sz w:val="22"/>
          <w:lang w:val="en-US"/>
        </w:rPr>
        <w:t>Sprint</w:t>
      </w:r>
      <w:r w:rsidRPr="00DD2CCE">
        <w:rPr>
          <w:sz w:val="22"/>
          <w:lang w:val="en-US"/>
        </w:rPr>
        <w:t xml:space="preserve"> </w:t>
      </w:r>
      <w:r w:rsidR="00D8350E">
        <w:rPr>
          <w:sz w:val="22"/>
          <w:lang w:val="en-US"/>
        </w:rPr>
        <w:t>4</w:t>
      </w:r>
      <w:bookmarkEnd w:id="34"/>
    </w:p>
    <w:p w14:paraId="729F2E5B" w14:textId="77777777" w:rsidR="004E7EC9" w:rsidRDefault="00D31CDF" w:rsidP="00E60A5E">
      <w:pPr>
        <w:rPr>
          <w:lang w:val="en-US"/>
        </w:rPr>
      </w:pPr>
      <w:r>
        <w:rPr>
          <w:lang w:val="en-US"/>
        </w:rPr>
        <w:t xml:space="preserve">The full project plan is presented in </w:t>
      </w:r>
      <w:hyperlink w:anchor="_Annexes_1" w:history="1">
        <w:r w:rsidRPr="00D31CDF">
          <w:rPr>
            <w:rStyle w:val="Hyperlink"/>
            <w:lang w:val="en-US"/>
          </w:rPr>
          <w:t>Annexes</w:t>
        </w:r>
      </w:hyperlink>
      <w:r w:rsidR="00E60A5E">
        <w:rPr>
          <w:lang w:val="en-US"/>
        </w:rPr>
        <w:t>.</w:t>
      </w:r>
    </w:p>
    <w:p w14:paraId="5FC25464" w14:textId="77777777" w:rsidR="00E60A5E" w:rsidRPr="00017838" w:rsidRDefault="00E60A5E" w:rsidP="005971D6">
      <w:pPr>
        <w:pStyle w:val="Heading2"/>
        <w:rPr>
          <w:lang w:val="en-US"/>
        </w:rPr>
      </w:pPr>
      <w:bookmarkStart w:id="35" w:name="_Toc478116868"/>
      <w:r w:rsidRPr="00017838">
        <w:rPr>
          <w:lang w:val="en-US"/>
        </w:rPr>
        <w:t>5.7 Project Budget</w:t>
      </w:r>
      <w:bookmarkEnd w:id="35"/>
    </w:p>
    <w:p w14:paraId="3D2C5991" w14:textId="77777777" w:rsidR="005971D6" w:rsidRPr="00017838" w:rsidRDefault="00017838" w:rsidP="005971D6">
      <w:pPr>
        <w:rPr>
          <w:lang w:val="en-US"/>
        </w:rPr>
      </w:pPr>
      <w:r>
        <w:rPr>
          <w:lang w:val="en-US"/>
        </w:rPr>
        <w:t>F</w:t>
      </w:r>
      <w:r w:rsidRPr="00017838">
        <w:rPr>
          <w:lang w:val="en-US"/>
        </w:rPr>
        <w:t xml:space="preserve">or this moment, this project has no budget. </w:t>
      </w:r>
    </w:p>
    <w:p w14:paraId="6974F653" w14:textId="77777777" w:rsidR="00DF483C" w:rsidRDefault="00DF483C" w:rsidP="00DF483C">
      <w:pPr>
        <w:pStyle w:val="Heading1"/>
        <w:rPr>
          <w:lang w:val="en-US"/>
        </w:rPr>
      </w:pPr>
      <w:bookmarkStart w:id="36" w:name="_6_Environment_and"/>
      <w:bookmarkStart w:id="37" w:name="_Toc478116869"/>
      <w:bookmarkEnd w:id="36"/>
      <w:r w:rsidRPr="00BF3AB3">
        <w:rPr>
          <w:lang w:val="en-US"/>
        </w:rPr>
        <w:t>6</w:t>
      </w:r>
      <w:r w:rsidRPr="00DF483C">
        <w:rPr>
          <w:lang w:val="en-US"/>
        </w:rPr>
        <w:t xml:space="preserve"> </w:t>
      </w:r>
      <w:r w:rsidRPr="00C747FA">
        <w:rPr>
          <w:lang w:val="en-US"/>
        </w:rPr>
        <w:t>Environmen</w:t>
      </w:r>
      <w:r>
        <w:rPr>
          <w:lang w:val="en-US"/>
        </w:rPr>
        <w:t>t and health data description</w:t>
      </w:r>
      <w:bookmarkEnd w:id="37"/>
    </w:p>
    <w:p w14:paraId="471AC883" w14:textId="77777777" w:rsidR="00C63F45" w:rsidRPr="00C63F45" w:rsidRDefault="00C63F45" w:rsidP="00C63F45">
      <w:pPr>
        <w:pStyle w:val="Heading2"/>
        <w:rPr>
          <w:lang w:val="en-US"/>
        </w:rPr>
      </w:pPr>
      <w:bookmarkStart w:id="38" w:name="_Toc478116870"/>
      <w:r>
        <w:rPr>
          <w:lang w:val="en-US"/>
        </w:rPr>
        <w:t xml:space="preserve">6.1 </w:t>
      </w:r>
      <w:r w:rsidRPr="00C63F45">
        <w:rPr>
          <w:lang w:val="en-US"/>
        </w:rPr>
        <w:t>Healt</w:t>
      </w:r>
      <w:r>
        <w:rPr>
          <w:lang w:val="en-US"/>
        </w:rPr>
        <w:t>h</w:t>
      </w:r>
      <w:r w:rsidRPr="00C63F45">
        <w:rPr>
          <w:lang w:val="en-US"/>
        </w:rPr>
        <w:t xml:space="preserve"> data Description</w:t>
      </w:r>
      <w:bookmarkEnd w:id="38"/>
      <w:r w:rsidRPr="00C63F45">
        <w:rPr>
          <w:lang w:val="en-US"/>
        </w:rPr>
        <w:tab/>
      </w:r>
    </w:p>
    <w:p w14:paraId="698B14D1" w14:textId="77777777" w:rsidR="00C63F45" w:rsidRDefault="00C63F45" w:rsidP="00C63F45">
      <w:pPr>
        <w:rPr>
          <w:lang w:val="en-US"/>
        </w:rPr>
      </w:pPr>
      <w:r>
        <w:rPr>
          <w:lang w:val="en-US"/>
        </w:rPr>
        <w:t>For</w:t>
      </w:r>
      <w:r w:rsidRPr="00BB480B">
        <w:rPr>
          <w:lang w:val="en-US"/>
        </w:rPr>
        <w:t xml:space="preserve"> the health </w:t>
      </w:r>
      <w:r>
        <w:rPr>
          <w:lang w:val="en-US"/>
        </w:rPr>
        <w:t>part of the research</w:t>
      </w:r>
      <w:r w:rsidRPr="00BB480B">
        <w:rPr>
          <w:lang w:val="en-US"/>
        </w:rPr>
        <w:t xml:space="preserve"> w</w:t>
      </w:r>
      <w:r>
        <w:rPr>
          <w:lang w:val="en-US"/>
        </w:rPr>
        <w:t>as</w:t>
      </w:r>
      <w:r w:rsidRPr="00BB480B">
        <w:rPr>
          <w:lang w:val="en-US"/>
        </w:rPr>
        <w:t xml:space="preserve"> used </w:t>
      </w:r>
      <w:r>
        <w:rPr>
          <w:lang w:val="en-US"/>
        </w:rPr>
        <w:t xml:space="preserve">the </w:t>
      </w:r>
      <w:r w:rsidRPr="00BB480B">
        <w:rPr>
          <w:lang w:val="en-US"/>
        </w:rPr>
        <w:t xml:space="preserve">data </w:t>
      </w:r>
      <w:r>
        <w:rPr>
          <w:lang w:val="en-US"/>
        </w:rPr>
        <w:t xml:space="preserve">about patients with Dyspnea </w:t>
      </w:r>
      <w:r w:rsidRPr="00BB480B">
        <w:rPr>
          <w:lang w:val="en-US"/>
        </w:rPr>
        <w:t xml:space="preserve">of the Central Hospital of Nice, </w:t>
      </w:r>
      <w:r>
        <w:rPr>
          <w:lang w:val="en-US"/>
        </w:rPr>
        <w:t>in</w:t>
      </w:r>
      <w:r w:rsidRPr="00BB480B">
        <w:rPr>
          <w:lang w:val="en-US"/>
        </w:rPr>
        <w:t xml:space="preserve"> the period from January 2014 to December 2016. </w:t>
      </w:r>
      <w:r>
        <w:rPr>
          <w:lang w:val="en-US"/>
        </w:rPr>
        <w:t xml:space="preserve">The </w:t>
      </w:r>
      <w:r w:rsidRPr="00BB480B">
        <w:rPr>
          <w:lang w:val="en-US"/>
        </w:rPr>
        <w:t xml:space="preserve">data structure is presented in Table </w:t>
      </w:r>
      <w:r>
        <w:rPr>
          <w:lang w:val="en-US"/>
        </w:rPr>
        <w:t>6</w:t>
      </w:r>
      <w:r w:rsidRPr="00BB480B">
        <w:rPr>
          <w:lang w:val="en-US"/>
        </w:rPr>
        <w:t>.1</w:t>
      </w:r>
      <w:r>
        <w:rPr>
          <w:lang w:val="en-US"/>
        </w:rPr>
        <w:t xml:space="preserve">. </w:t>
      </w:r>
      <w:r w:rsidRPr="007F5C27">
        <w:rPr>
          <w:lang w:val="en-US"/>
        </w:rPr>
        <w:t xml:space="preserve">Data </w:t>
      </w:r>
      <w:r>
        <w:rPr>
          <w:lang w:val="en-US"/>
        </w:rPr>
        <w:t>is</w:t>
      </w:r>
      <w:r w:rsidRPr="007F5C27">
        <w:rPr>
          <w:lang w:val="en-US"/>
        </w:rPr>
        <w:t xml:space="preserve"> presented in csv format</w:t>
      </w:r>
      <w:r>
        <w:rPr>
          <w:lang w:val="en-US"/>
        </w:rPr>
        <w:t>.</w:t>
      </w:r>
    </w:p>
    <w:p w14:paraId="17AA7DDB" w14:textId="77777777" w:rsidR="00C63F45" w:rsidRPr="00A81007" w:rsidRDefault="00C63F45" w:rsidP="00C63F45">
      <w:pPr>
        <w:ind w:firstLine="709"/>
        <w:rPr>
          <w:lang w:val="en-US"/>
        </w:rPr>
      </w:pPr>
      <w:r>
        <w:rPr>
          <w:lang w:val="en-US"/>
        </w:rPr>
        <w:t xml:space="preserve">Volume: 7854 rows, 25 columns. </w:t>
      </w:r>
    </w:p>
    <w:tbl>
      <w:tblPr>
        <w:tblStyle w:val="GridTable1Light-Accent5"/>
        <w:tblW w:w="9351" w:type="dxa"/>
        <w:tblLook w:val="04A0" w:firstRow="1" w:lastRow="0" w:firstColumn="1" w:lastColumn="0" w:noHBand="0" w:noVBand="1"/>
      </w:tblPr>
      <w:tblGrid>
        <w:gridCol w:w="3541"/>
        <w:gridCol w:w="5810"/>
      </w:tblGrid>
      <w:tr w:rsidR="00C63F45" w14:paraId="2E69708D" w14:textId="77777777" w:rsidTr="006A0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1" w:type="dxa"/>
            <w:shd w:val="clear" w:color="auto" w:fill="D9E2F3" w:themeFill="accent1" w:themeFillTint="33"/>
          </w:tcPr>
          <w:p w14:paraId="02AAEB91" w14:textId="77777777" w:rsidR="00C63F45" w:rsidRPr="006A0748" w:rsidRDefault="00C63F45" w:rsidP="00B43650">
            <w:pPr>
              <w:spacing w:line="240" w:lineRule="auto"/>
              <w:ind w:right="2297" w:firstLine="0"/>
              <w:rPr>
                <w:rFonts w:cs="Times New Roman"/>
                <w:b w:val="0"/>
                <w:szCs w:val="24"/>
                <w:lang w:val="en-US"/>
              </w:rPr>
            </w:pPr>
            <w:r w:rsidRPr="006A0748">
              <w:rPr>
                <w:rFonts w:cs="Times New Roman"/>
                <w:b w:val="0"/>
                <w:szCs w:val="24"/>
                <w:lang w:val="en-US"/>
              </w:rPr>
              <w:t>Field</w:t>
            </w:r>
          </w:p>
        </w:tc>
        <w:tc>
          <w:tcPr>
            <w:tcW w:w="5810" w:type="dxa"/>
            <w:shd w:val="clear" w:color="auto" w:fill="D9E2F3" w:themeFill="accent1" w:themeFillTint="33"/>
          </w:tcPr>
          <w:p w14:paraId="721BC535" w14:textId="77777777" w:rsidR="00C63F45" w:rsidRPr="006A0748" w:rsidRDefault="00C63F45" w:rsidP="00B43650">
            <w:pPr>
              <w:spacing w:line="240" w:lineRule="auto"/>
              <w:ind w:firstLine="0"/>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6A0748">
              <w:rPr>
                <w:rFonts w:cs="Times New Roman"/>
                <w:b w:val="0"/>
                <w:szCs w:val="24"/>
                <w:lang w:val="en-US"/>
              </w:rPr>
              <w:t>Description</w:t>
            </w:r>
          </w:p>
        </w:tc>
      </w:tr>
      <w:tr w:rsidR="00C63F45" w14:paraId="470FB5C0" w14:textId="77777777" w:rsidTr="006A0748">
        <w:tc>
          <w:tcPr>
            <w:cnfStyle w:val="001000000000" w:firstRow="0" w:lastRow="0" w:firstColumn="1" w:lastColumn="0" w:oddVBand="0" w:evenVBand="0" w:oddHBand="0" w:evenHBand="0" w:firstRowFirstColumn="0" w:firstRowLastColumn="0" w:lastRowFirstColumn="0" w:lastRowLastColumn="0"/>
            <w:tcW w:w="3541" w:type="dxa"/>
          </w:tcPr>
          <w:p w14:paraId="1E0FAA2A" w14:textId="77777777" w:rsidR="00C63F45" w:rsidRPr="00BB480B" w:rsidRDefault="00C63F45" w:rsidP="00B43650">
            <w:pPr>
              <w:spacing w:line="240" w:lineRule="auto"/>
              <w:ind w:firstLine="0"/>
              <w:rPr>
                <w:rFonts w:cs="Times New Roman"/>
                <w:b w:val="0"/>
                <w:szCs w:val="24"/>
                <w:lang w:val="en-US"/>
              </w:rPr>
            </w:pPr>
            <w:r w:rsidRPr="00BB480B">
              <w:rPr>
                <w:rFonts w:cs="Times New Roman"/>
                <w:b w:val="0"/>
                <w:szCs w:val="24"/>
              </w:rPr>
              <w:t>Gender</w:t>
            </w:r>
          </w:p>
        </w:tc>
        <w:tc>
          <w:tcPr>
            <w:tcW w:w="5810" w:type="dxa"/>
          </w:tcPr>
          <w:p w14:paraId="59FFD809" w14:textId="77777777" w:rsidR="00C63F45" w:rsidRPr="006960B2" w:rsidRDefault="001A1261"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i/>
                <w:szCs w:val="24"/>
                <w:lang w:val="en-US"/>
              </w:rPr>
            </w:pPr>
            <w:r w:rsidRPr="006960B2">
              <w:rPr>
                <w:rFonts w:cs="Times New Roman"/>
                <w:i/>
                <w:szCs w:val="24"/>
                <w:lang w:val="en-US"/>
              </w:rPr>
              <w:t xml:space="preserve">Gender </w:t>
            </w:r>
          </w:p>
        </w:tc>
      </w:tr>
      <w:tr w:rsidR="00C63F45" w14:paraId="2391EFF1" w14:textId="77777777" w:rsidTr="006A0748">
        <w:tc>
          <w:tcPr>
            <w:cnfStyle w:val="001000000000" w:firstRow="0" w:lastRow="0" w:firstColumn="1" w:lastColumn="0" w:oddVBand="0" w:evenVBand="0" w:oddHBand="0" w:evenHBand="0" w:firstRowFirstColumn="0" w:firstRowLastColumn="0" w:lastRowFirstColumn="0" w:lastRowLastColumn="0"/>
            <w:tcW w:w="3541" w:type="dxa"/>
          </w:tcPr>
          <w:p w14:paraId="40BC507B" w14:textId="77777777" w:rsidR="00C63F45" w:rsidRPr="00BB480B" w:rsidRDefault="00C63F45" w:rsidP="00B43650">
            <w:pPr>
              <w:spacing w:line="240" w:lineRule="auto"/>
              <w:ind w:firstLine="0"/>
              <w:rPr>
                <w:rFonts w:cs="Times New Roman"/>
                <w:b w:val="0"/>
                <w:szCs w:val="24"/>
                <w:lang w:val="en-US"/>
              </w:rPr>
            </w:pPr>
            <w:r w:rsidRPr="00BB480B">
              <w:rPr>
                <w:rFonts w:cs="Times New Roman"/>
                <w:b w:val="0"/>
                <w:szCs w:val="24"/>
              </w:rPr>
              <w:t>Age</w:t>
            </w:r>
          </w:p>
        </w:tc>
        <w:tc>
          <w:tcPr>
            <w:tcW w:w="5810" w:type="dxa"/>
          </w:tcPr>
          <w:p w14:paraId="13684E56" w14:textId="77777777" w:rsidR="00C63F45" w:rsidRPr="006960B2" w:rsidRDefault="006960B2"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i/>
                <w:szCs w:val="24"/>
                <w:lang w:val="en-US"/>
              </w:rPr>
            </w:pPr>
            <w:r w:rsidRPr="006960B2">
              <w:rPr>
                <w:rFonts w:cs="Times New Roman"/>
                <w:i/>
                <w:szCs w:val="24"/>
                <w:lang w:val="en-US"/>
              </w:rPr>
              <w:t>Age</w:t>
            </w:r>
          </w:p>
        </w:tc>
      </w:tr>
      <w:tr w:rsidR="00C63F45" w14:paraId="527013E9" w14:textId="77777777" w:rsidTr="006A0748">
        <w:tc>
          <w:tcPr>
            <w:cnfStyle w:val="001000000000" w:firstRow="0" w:lastRow="0" w:firstColumn="1" w:lastColumn="0" w:oddVBand="0" w:evenVBand="0" w:oddHBand="0" w:evenHBand="0" w:firstRowFirstColumn="0" w:firstRowLastColumn="0" w:lastRowFirstColumn="0" w:lastRowLastColumn="0"/>
            <w:tcW w:w="3541" w:type="dxa"/>
          </w:tcPr>
          <w:p w14:paraId="30AEBAF5" w14:textId="77777777" w:rsidR="00C63F45" w:rsidRPr="00BB480B" w:rsidRDefault="00C63F45" w:rsidP="00B43650">
            <w:pPr>
              <w:spacing w:line="240" w:lineRule="auto"/>
              <w:ind w:firstLine="0"/>
              <w:rPr>
                <w:rFonts w:cs="Times New Roman"/>
                <w:b w:val="0"/>
                <w:szCs w:val="24"/>
                <w:lang w:val="en-US"/>
              </w:rPr>
            </w:pPr>
            <w:r w:rsidRPr="00BB480B">
              <w:rPr>
                <w:rFonts w:cs="Times New Roman"/>
                <w:b w:val="0"/>
                <w:szCs w:val="24"/>
              </w:rPr>
              <w:t>Address</w:t>
            </w:r>
          </w:p>
        </w:tc>
        <w:tc>
          <w:tcPr>
            <w:tcW w:w="5810" w:type="dxa"/>
          </w:tcPr>
          <w:p w14:paraId="3A470AA4" w14:textId="77777777" w:rsidR="00C63F45" w:rsidRPr="006960B2" w:rsidRDefault="006960B2"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i/>
                <w:szCs w:val="24"/>
                <w:lang w:val="en-US"/>
              </w:rPr>
            </w:pPr>
            <w:r w:rsidRPr="006960B2">
              <w:rPr>
                <w:rFonts w:cs="Times New Roman"/>
                <w:i/>
                <w:szCs w:val="24"/>
              </w:rPr>
              <w:t>Address</w:t>
            </w:r>
          </w:p>
        </w:tc>
      </w:tr>
      <w:tr w:rsidR="006960B2" w14:paraId="7D7CECDA" w14:textId="77777777" w:rsidTr="006A0748">
        <w:tc>
          <w:tcPr>
            <w:cnfStyle w:val="001000000000" w:firstRow="0" w:lastRow="0" w:firstColumn="1" w:lastColumn="0" w:oddVBand="0" w:evenVBand="0" w:oddHBand="0" w:evenHBand="0" w:firstRowFirstColumn="0" w:firstRowLastColumn="0" w:lastRowFirstColumn="0" w:lastRowLastColumn="0"/>
            <w:tcW w:w="3541" w:type="dxa"/>
          </w:tcPr>
          <w:p w14:paraId="30B8C5C9" w14:textId="77777777" w:rsidR="006960B2" w:rsidRPr="00BB480B" w:rsidRDefault="006960B2" w:rsidP="006960B2">
            <w:pPr>
              <w:spacing w:line="240" w:lineRule="auto"/>
              <w:ind w:firstLine="0"/>
              <w:rPr>
                <w:rFonts w:cs="Times New Roman"/>
                <w:b w:val="0"/>
                <w:szCs w:val="24"/>
                <w:lang w:val="en-US"/>
              </w:rPr>
            </w:pPr>
            <w:r w:rsidRPr="00BB480B">
              <w:rPr>
                <w:rFonts w:cs="Times New Roman"/>
                <w:b w:val="0"/>
                <w:szCs w:val="24"/>
              </w:rPr>
              <w:t>Postal code</w:t>
            </w:r>
          </w:p>
        </w:tc>
        <w:tc>
          <w:tcPr>
            <w:tcW w:w="5810" w:type="dxa"/>
          </w:tcPr>
          <w:p w14:paraId="3B887853" w14:textId="77777777" w:rsidR="006960B2" w:rsidRPr="006960B2" w:rsidRDefault="006960B2" w:rsidP="006960B2">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i/>
                <w:szCs w:val="24"/>
                <w:lang w:val="en-US"/>
              </w:rPr>
            </w:pPr>
            <w:r w:rsidRPr="006960B2">
              <w:rPr>
                <w:rFonts w:cs="Times New Roman"/>
                <w:i/>
                <w:szCs w:val="24"/>
              </w:rPr>
              <w:t>Postal code</w:t>
            </w:r>
          </w:p>
        </w:tc>
      </w:tr>
      <w:tr w:rsidR="006960B2" w14:paraId="64C262D5" w14:textId="77777777" w:rsidTr="006A0748">
        <w:tc>
          <w:tcPr>
            <w:cnfStyle w:val="001000000000" w:firstRow="0" w:lastRow="0" w:firstColumn="1" w:lastColumn="0" w:oddVBand="0" w:evenVBand="0" w:oddHBand="0" w:evenHBand="0" w:firstRowFirstColumn="0" w:firstRowLastColumn="0" w:lastRowFirstColumn="0" w:lastRowLastColumn="0"/>
            <w:tcW w:w="3541" w:type="dxa"/>
          </w:tcPr>
          <w:p w14:paraId="3C976C32" w14:textId="77777777" w:rsidR="006960B2" w:rsidRPr="00BB480B" w:rsidRDefault="006960B2" w:rsidP="006960B2">
            <w:pPr>
              <w:spacing w:line="240" w:lineRule="auto"/>
              <w:ind w:firstLine="0"/>
              <w:rPr>
                <w:rFonts w:cs="Times New Roman"/>
                <w:b w:val="0"/>
                <w:szCs w:val="24"/>
                <w:lang w:val="en-US"/>
              </w:rPr>
            </w:pPr>
            <w:r w:rsidRPr="00BB480B">
              <w:rPr>
                <w:rFonts w:cs="Times New Roman"/>
                <w:b w:val="0"/>
                <w:szCs w:val="24"/>
              </w:rPr>
              <w:lastRenderedPageBreak/>
              <w:t>Ville</w:t>
            </w:r>
          </w:p>
        </w:tc>
        <w:tc>
          <w:tcPr>
            <w:tcW w:w="5810" w:type="dxa"/>
          </w:tcPr>
          <w:p w14:paraId="181E7D87" w14:textId="77777777" w:rsidR="006960B2" w:rsidRPr="006960B2" w:rsidRDefault="006960B2" w:rsidP="006960B2">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i/>
                <w:szCs w:val="24"/>
                <w:lang w:val="en-US"/>
              </w:rPr>
            </w:pPr>
            <w:r w:rsidRPr="006960B2">
              <w:rPr>
                <w:rFonts w:cs="Times New Roman"/>
                <w:i/>
                <w:szCs w:val="24"/>
              </w:rPr>
              <w:t>Ville</w:t>
            </w:r>
          </w:p>
        </w:tc>
      </w:tr>
      <w:tr w:rsidR="006960B2" w:rsidRPr="00060863" w14:paraId="72FB27D0" w14:textId="77777777" w:rsidTr="006A0748">
        <w:tc>
          <w:tcPr>
            <w:cnfStyle w:val="001000000000" w:firstRow="0" w:lastRow="0" w:firstColumn="1" w:lastColumn="0" w:oddVBand="0" w:evenVBand="0" w:oddHBand="0" w:evenHBand="0" w:firstRowFirstColumn="0" w:firstRowLastColumn="0" w:lastRowFirstColumn="0" w:lastRowLastColumn="0"/>
            <w:tcW w:w="3541" w:type="dxa"/>
          </w:tcPr>
          <w:p w14:paraId="10566777" w14:textId="77777777" w:rsidR="006960B2" w:rsidRPr="00BB480B" w:rsidRDefault="006960B2" w:rsidP="006960B2">
            <w:pPr>
              <w:spacing w:line="240" w:lineRule="auto"/>
              <w:ind w:firstLine="0"/>
              <w:rPr>
                <w:rFonts w:cs="Times New Roman"/>
                <w:b w:val="0"/>
                <w:szCs w:val="24"/>
                <w:lang w:val="en-US"/>
              </w:rPr>
            </w:pPr>
            <w:r w:rsidRPr="00BB480B">
              <w:rPr>
                <w:rFonts w:cs="Times New Roman"/>
                <w:b w:val="0"/>
                <w:szCs w:val="24"/>
              </w:rPr>
              <w:t>Admission</w:t>
            </w:r>
          </w:p>
        </w:tc>
        <w:tc>
          <w:tcPr>
            <w:tcW w:w="5810" w:type="dxa"/>
          </w:tcPr>
          <w:p w14:paraId="5DCBEACA" w14:textId="77777777" w:rsidR="006960B2" w:rsidRPr="00BB480B" w:rsidRDefault="006960B2" w:rsidP="006960B2">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i/>
                <w:szCs w:val="24"/>
                <w:lang w:val="en-US"/>
              </w:rPr>
            </w:pPr>
            <w:r w:rsidRPr="00BB480B">
              <w:rPr>
                <w:rFonts w:cs="Times New Roman"/>
                <w:i/>
                <w:szCs w:val="24"/>
                <w:lang w:val="en-US"/>
              </w:rPr>
              <w:t>The date</w:t>
            </w:r>
            <w:r>
              <w:rPr>
                <w:rFonts w:cs="Times New Roman"/>
                <w:i/>
                <w:szCs w:val="24"/>
                <w:lang w:val="en-US"/>
              </w:rPr>
              <w:t xml:space="preserve"> of the admission</w:t>
            </w:r>
          </w:p>
        </w:tc>
      </w:tr>
      <w:tr w:rsidR="006960B2" w:rsidRPr="00060863" w14:paraId="7745BB4C" w14:textId="77777777" w:rsidTr="006A0748">
        <w:tc>
          <w:tcPr>
            <w:cnfStyle w:val="001000000000" w:firstRow="0" w:lastRow="0" w:firstColumn="1" w:lastColumn="0" w:oddVBand="0" w:evenVBand="0" w:oddHBand="0" w:evenHBand="0" w:firstRowFirstColumn="0" w:firstRowLastColumn="0" w:lastRowFirstColumn="0" w:lastRowLastColumn="0"/>
            <w:tcW w:w="3541" w:type="dxa"/>
          </w:tcPr>
          <w:p w14:paraId="28334E00" w14:textId="77777777" w:rsidR="006960B2" w:rsidRPr="00BB480B" w:rsidRDefault="006960B2" w:rsidP="006960B2">
            <w:pPr>
              <w:spacing w:line="240" w:lineRule="auto"/>
              <w:ind w:firstLine="0"/>
              <w:rPr>
                <w:rFonts w:cs="Times New Roman"/>
                <w:b w:val="0"/>
                <w:szCs w:val="24"/>
                <w:lang w:val="en-US"/>
              </w:rPr>
            </w:pPr>
            <w:r w:rsidRPr="00BB480B">
              <w:rPr>
                <w:rFonts w:cs="Times New Roman"/>
                <w:b w:val="0"/>
                <w:szCs w:val="24"/>
              </w:rPr>
              <w:t>Sortie</w:t>
            </w:r>
          </w:p>
        </w:tc>
        <w:tc>
          <w:tcPr>
            <w:tcW w:w="5810" w:type="dxa"/>
          </w:tcPr>
          <w:p w14:paraId="53441E28" w14:textId="77777777" w:rsidR="006960B2" w:rsidRPr="00BB480B" w:rsidRDefault="006960B2" w:rsidP="006960B2">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i/>
                <w:szCs w:val="24"/>
                <w:lang w:val="en-US"/>
              </w:rPr>
            </w:pPr>
            <w:r w:rsidRPr="00BB480B">
              <w:rPr>
                <w:rFonts w:cs="Times New Roman"/>
                <w:i/>
                <w:szCs w:val="24"/>
                <w:lang w:val="en-US"/>
              </w:rPr>
              <w:t>The date</w:t>
            </w:r>
            <w:r>
              <w:rPr>
                <w:rFonts w:cs="Times New Roman"/>
                <w:i/>
                <w:szCs w:val="24"/>
                <w:lang w:val="en-US"/>
              </w:rPr>
              <w:t xml:space="preserve"> of the exit</w:t>
            </w:r>
          </w:p>
        </w:tc>
      </w:tr>
      <w:tr w:rsidR="006960B2" w:rsidRPr="00060863" w14:paraId="7C5B3302" w14:textId="77777777" w:rsidTr="006A0748">
        <w:tc>
          <w:tcPr>
            <w:cnfStyle w:val="001000000000" w:firstRow="0" w:lastRow="0" w:firstColumn="1" w:lastColumn="0" w:oddVBand="0" w:evenVBand="0" w:oddHBand="0" w:evenHBand="0" w:firstRowFirstColumn="0" w:firstRowLastColumn="0" w:lastRowFirstColumn="0" w:lastRowLastColumn="0"/>
            <w:tcW w:w="3541" w:type="dxa"/>
          </w:tcPr>
          <w:p w14:paraId="492F397C" w14:textId="77777777" w:rsidR="006960B2" w:rsidRPr="00BB480B" w:rsidRDefault="006960B2" w:rsidP="006960B2">
            <w:pPr>
              <w:spacing w:line="240" w:lineRule="auto"/>
              <w:ind w:firstLine="0"/>
              <w:rPr>
                <w:rFonts w:cs="Times New Roman"/>
                <w:b w:val="0"/>
                <w:szCs w:val="24"/>
                <w:lang w:val="en-US"/>
              </w:rPr>
            </w:pPr>
            <w:r w:rsidRPr="00BB480B">
              <w:rPr>
                <w:rFonts w:cs="Times New Roman"/>
                <w:b w:val="0"/>
                <w:szCs w:val="24"/>
              </w:rPr>
              <w:t>Examen</w:t>
            </w:r>
          </w:p>
        </w:tc>
        <w:tc>
          <w:tcPr>
            <w:tcW w:w="5810" w:type="dxa"/>
          </w:tcPr>
          <w:p w14:paraId="33BD3306" w14:textId="77777777" w:rsidR="006960B2" w:rsidRPr="00BB480B" w:rsidRDefault="006960B2" w:rsidP="006960B2">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i/>
                <w:szCs w:val="24"/>
                <w:lang w:val="en-US"/>
              </w:rPr>
            </w:pPr>
            <w:r w:rsidRPr="00BB480B">
              <w:rPr>
                <w:rFonts w:cs="Times New Roman"/>
                <w:i/>
                <w:szCs w:val="24"/>
                <w:lang w:val="en-US"/>
              </w:rPr>
              <w:t xml:space="preserve">The date of </w:t>
            </w:r>
            <w:r>
              <w:rPr>
                <w:rFonts w:cs="Times New Roman"/>
                <w:i/>
                <w:szCs w:val="24"/>
                <w:lang w:val="en-US"/>
              </w:rPr>
              <w:t xml:space="preserve">the </w:t>
            </w:r>
            <w:r w:rsidRPr="00BB480B">
              <w:rPr>
                <w:rFonts w:cs="Times New Roman"/>
                <w:i/>
                <w:szCs w:val="24"/>
                <w:lang w:val="en-US"/>
              </w:rPr>
              <w:t>examination</w:t>
            </w:r>
          </w:p>
        </w:tc>
      </w:tr>
      <w:tr w:rsidR="006960B2" w:rsidRPr="00060863" w14:paraId="67FBC06E" w14:textId="77777777" w:rsidTr="006A0748">
        <w:tc>
          <w:tcPr>
            <w:cnfStyle w:val="001000000000" w:firstRow="0" w:lastRow="0" w:firstColumn="1" w:lastColumn="0" w:oddVBand="0" w:evenVBand="0" w:oddHBand="0" w:evenHBand="0" w:firstRowFirstColumn="0" w:firstRowLastColumn="0" w:lastRowFirstColumn="0" w:lastRowLastColumn="0"/>
            <w:tcW w:w="3541" w:type="dxa"/>
          </w:tcPr>
          <w:p w14:paraId="51C0DF04" w14:textId="77777777" w:rsidR="006960B2" w:rsidRPr="00BB480B" w:rsidRDefault="006960B2" w:rsidP="006960B2">
            <w:pPr>
              <w:spacing w:line="240" w:lineRule="auto"/>
              <w:ind w:firstLine="0"/>
              <w:rPr>
                <w:rFonts w:cs="Times New Roman"/>
                <w:b w:val="0"/>
                <w:szCs w:val="24"/>
                <w:lang w:val="en-US"/>
              </w:rPr>
            </w:pPr>
            <w:r w:rsidRPr="00BB480B">
              <w:rPr>
                <w:rFonts w:cs="Times New Roman"/>
                <w:b w:val="0"/>
                <w:szCs w:val="24"/>
                <w:lang w:val="en-US"/>
              </w:rPr>
              <w:t>Categorie de Recours</w:t>
            </w:r>
          </w:p>
        </w:tc>
        <w:tc>
          <w:tcPr>
            <w:tcW w:w="5810" w:type="dxa"/>
          </w:tcPr>
          <w:p w14:paraId="6F389011" w14:textId="77777777" w:rsidR="006960B2" w:rsidRPr="00BB480B" w:rsidRDefault="006960B2" w:rsidP="006960B2">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i/>
                <w:szCs w:val="24"/>
                <w:lang w:val="en-US"/>
              </w:rPr>
              <w:t>The c</w:t>
            </w:r>
            <w:r w:rsidRPr="009A3B62">
              <w:rPr>
                <w:rFonts w:cs="Times New Roman"/>
                <w:i/>
                <w:szCs w:val="24"/>
                <w:lang w:val="en-US"/>
              </w:rPr>
              <w:t>ategory of remedy – group of medicines that patient got</w:t>
            </w:r>
          </w:p>
        </w:tc>
      </w:tr>
      <w:tr w:rsidR="006960B2" w:rsidRPr="00060863" w14:paraId="609349A4" w14:textId="77777777" w:rsidTr="006A0748">
        <w:tc>
          <w:tcPr>
            <w:cnfStyle w:val="001000000000" w:firstRow="0" w:lastRow="0" w:firstColumn="1" w:lastColumn="0" w:oddVBand="0" w:evenVBand="0" w:oddHBand="0" w:evenHBand="0" w:firstRowFirstColumn="0" w:firstRowLastColumn="0" w:lastRowFirstColumn="0" w:lastRowLastColumn="0"/>
            <w:tcW w:w="3541" w:type="dxa"/>
          </w:tcPr>
          <w:p w14:paraId="4012174D" w14:textId="77777777" w:rsidR="006960B2" w:rsidRPr="00BB480B" w:rsidRDefault="006960B2" w:rsidP="006960B2">
            <w:pPr>
              <w:spacing w:line="240" w:lineRule="auto"/>
              <w:ind w:firstLine="0"/>
              <w:rPr>
                <w:rFonts w:cs="Times New Roman"/>
                <w:b w:val="0"/>
                <w:szCs w:val="24"/>
                <w:lang w:val="en-US"/>
              </w:rPr>
            </w:pPr>
            <w:r w:rsidRPr="00BB480B">
              <w:rPr>
                <w:rFonts w:cs="Times New Roman"/>
                <w:b w:val="0"/>
                <w:szCs w:val="24"/>
                <w:lang w:val="en-US"/>
              </w:rPr>
              <w:t>Libelle de Recours</w:t>
            </w:r>
          </w:p>
        </w:tc>
        <w:tc>
          <w:tcPr>
            <w:tcW w:w="5810" w:type="dxa"/>
          </w:tcPr>
          <w:p w14:paraId="1114A890" w14:textId="77777777" w:rsidR="006960B2" w:rsidRPr="00702326" w:rsidRDefault="00702326" w:rsidP="006960B2">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i/>
                <w:szCs w:val="24"/>
                <w:lang w:val="en-US"/>
              </w:rPr>
            </w:pPr>
            <w:r>
              <w:rPr>
                <w:rFonts w:cs="Times New Roman"/>
                <w:i/>
                <w:szCs w:val="24"/>
                <w:lang w:val="en-US"/>
              </w:rPr>
              <w:t>D</w:t>
            </w:r>
            <w:r w:rsidRPr="00702326">
              <w:rPr>
                <w:rFonts w:cs="Times New Roman"/>
                <w:i/>
                <w:szCs w:val="24"/>
                <w:lang w:val="en-US"/>
              </w:rPr>
              <w:t>iagnosis and value of DEP (peak expiratory flow) and suspicion and/or theoretical diagnosis</w:t>
            </w:r>
          </w:p>
        </w:tc>
      </w:tr>
      <w:tr w:rsidR="006960B2" w:rsidRPr="00060863" w14:paraId="7C6FE9EA" w14:textId="77777777" w:rsidTr="006A0748">
        <w:tc>
          <w:tcPr>
            <w:cnfStyle w:val="001000000000" w:firstRow="0" w:lastRow="0" w:firstColumn="1" w:lastColumn="0" w:oddVBand="0" w:evenVBand="0" w:oddHBand="0" w:evenHBand="0" w:firstRowFirstColumn="0" w:firstRowLastColumn="0" w:lastRowFirstColumn="0" w:lastRowLastColumn="0"/>
            <w:tcW w:w="3541" w:type="dxa"/>
          </w:tcPr>
          <w:p w14:paraId="0D7D14AA" w14:textId="77777777" w:rsidR="006960B2" w:rsidRPr="00BB480B" w:rsidRDefault="006960B2" w:rsidP="006960B2">
            <w:pPr>
              <w:spacing w:line="240" w:lineRule="auto"/>
              <w:ind w:firstLine="0"/>
              <w:rPr>
                <w:rFonts w:cs="Times New Roman"/>
                <w:b w:val="0"/>
                <w:szCs w:val="24"/>
                <w:lang w:val="en-US"/>
              </w:rPr>
            </w:pPr>
            <w:r w:rsidRPr="00BB480B">
              <w:rPr>
                <w:rFonts w:cs="Times New Roman"/>
                <w:b w:val="0"/>
                <w:szCs w:val="24"/>
                <w:lang w:val="en-US"/>
              </w:rPr>
              <w:t>Code de Recours</w:t>
            </w:r>
          </w:p>
        </w:tc>
        <w:tc>
          <w:tcPr>
            <w:tcW w:w="5810" w:type="dxa"/>
          </w:tcPr>
          <w:p w14:paraId="128E6972" w14:textId="77777777" w:rsidR="006960B2" w:rsidRPr="00076F8C" w:rsidRDefault="006960B2" w:rsidP="006960B2">
            <w:pPr>
              <w:spacing w:line="240" w:lineRule="auto"/>
              <w:ind w:firstLine="0"/>
              <w:cnfStyle w:val="000000000000" w:firstRow="0" w:lastRow="0" w:firstColumn="0" w:lastColumn="0" w:oddVBand="0" w:evenVBand="0" w:oddHBand="0" w:evenHBand="0" w:firstRowFirstColumn="0" w:firstRowLastColumn="0" w:lastRowFirstColumn="0" w:lastRowLastColumn="0"/>
              <w:rPr>
                <w:i/>
                <w:lang w:val="en-US"/>
              </w:rPr>
            </w:pPr>
            <w:r w:rsidRPr="00076F8C">
              <w:rPr>
                <w:i/>
                <w:lang w:val="en-US"/>
              </w:rPr>
              <w:t>Code of ICD-10 (International Statistical Classification of Diseases and Related Health Problems) by World health organization</w:t>
            </w:r>
          </w:p>
        </w:tc>
      </w:tr>
      <w:tr w:rsidR="006960B2" w14:paraId="4A594640" w14:textId="77777777" w:rsidTr="006A0748">
        <w:tc>
          <w:tcPr>
            <w:cnfStyle w:val="001000000000" w:firstRow="0" w:lastRow="0" w:firstColumn="1" w:lastColumn="0" w:oddVBand="0" w:evenVBand="0" w:oddHBand="0" w:evenHBand="0" w:firstRowFirstColumn="0" w:firstRowLastColumn="0" w:lastRowFirstColumn="0" w:lastRowLastColumn="0"/>
            <w:tcW w:w="3541" w:type="dxa"/>
          </w:tcPr>
          <w:p w14:paraId="6C6DBC5A" w14:textId="77777777" w:rsidR="006960B2" w:rsidRPr="00BB480B" w:rsidRDefault="006960B2" w:rsidP="006960B2">
            <w:pPr>
              <w:spacing w:line="240" w:lineRule="auto"/>
              <w:ind w:firstLine="0"/>
              <w:rPr>
                <w:rFonts w:cs="Times New Roman"/>
                <w:b w:val="0"/>
                <w:szCs w:val="24"/>
                <w:lang w:val="en-US"/>
              </w:rPr>
            </w:pPr>
            <w:r w:rsidRPr="00BB480B">
              <w:rPr>
                <w:rFonts w:cs="Times New Roman"/>
                <w:b w:val="0"/>
                <w:szCs w:val="24"/>
                <w:lang w:val="en-US"/>
              </w:rPr>
              <w:t>Libelle gravite</w:t>
            </w:r>
          </w:p>
        </w:tc>
        <w:tc>
          <w:tcPr>
            <w:tcW w:w="5810" w:type="dxa"/>
          </w:tcPr>
          <w:p w14:paraId="48DFBCC2" w14:textId="77777777" w:rsidR="006960B2" w:rsidRPr="00A945E0" w:rsidRDefault="00A945E0" w:rsidP="006960B2">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i/>
                <w:szCs w:val="24"/>
                <w:lang w:val="en-US"/>
              </w:rPr>
            </w:pPr>
            <w:r w:rsidRPr="00A945E0">
              <w:rPr>
                <w:rFonts w:cs="Times New Roman"/>
                <w:i/>
                <w:szCs w:val="24"/>
                <w:lang w:val="en-US"/>
              </w:rPr>
              <w:t xml:space="preserve">Level of seriousness </w:t>
            </w:r>
          </w:p>
        </w:tc>
      </w:tr>
      <w:tr w:rsidR="006960B2" w:rsidRPr="00060863" w14:paraId="1A1FE2E6" w14:textId="77777777" w:rsidTr="006A0748">
        <w:tc>
          <w:tcPr>
            <w:cnfStyle w:val="001000000000" w:firstRow="0" w:lastRow="0" w:firstColumn="1" w:lastColumn="0" w:oddVBand="0" w:evenVBand="0" w:oddHBand="0" w:evenHBand="0" w:firstRowFirstColumn="0" w:firstRowLastColumn="0" w:lastRowFirstColumn="0" w:lastRowLastColumn="0"/>
            <w:tcW w:w="3541" w:type="dxa"/>
          </w:tcPr>
          <w:p w14:paraId="5DE8F50B" w14:textId="77777777" w:rsidR="006960B2" w:rsidRPr="00BB480B" w:rsidRDefault="006960B2" w:rsidP="006960B2">
            <w:pPr>
              <w:spacing w:line="240" w:lineRule="auto"/>
              <w:ind w:firstLine="0"/>
              <w:rPr>
                <w:rFonts w:cs="Times New Roman"/>
                <w:b w:val="0"/>
                <w:szCs w:val="24"/>
                <w:lang w:val="en-US"/>
              </w:rPr>
            </w:pPr>
            <w:r w:rsidRPr="00BB480B">
              <w:rPr>
                <w:rFonts w:cs="Times New Roman"/>
                <w:b w:val="0"/>
                <w:szCs w:val="24"/>
                <w:lang w:val="fr-FR"/>
              </w:rPr>
              <w:t>Libelle CCMU</w:t>
            </w:r>
          </w:p>
        </w:tc>
        <w:tc>
          <w:tcPr>
            <w:tcW w:w="5810" w:type="dxa"/>
          </w:tcPr>
          <w:p w14:paraId="4D0D8122" w14:textId="77777777" w:rsidR="006960B2" w:rsidRPr="00A945E0" w:rsidRDefault="00A945E0" w:rsidP="006960B2">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i/>
                <w:szCs w:val="24"/>
                <w:lang w:val="fr-FR"/>
              </w:rPr>
            </w:pPr>
            <w:r w:rsidRPr="00A945E0">
              <w:rPr>
                <w:rFonts w:cs="Times New Roman"/>
                <w:i/>
                <w:szCs w:val="24"/>
                <w:lang w:val="fr-FR"/>
              </w:rPr>
              <w:t>Wording of Classification Clinique des maladies aux urgences)</w:t>
            </w:r>
          </w:p>
        </w:tc>
      </w:tr>
      <w:tr w:rsidR="006960B2" w14:paraId="2773F4E3" w14:textId="77777777" w:rsidTr="006A0748">
        <w:tc>
          <w:tcPr>
            <w:cnfStyle w:val="001000000000" w:firstRow="0" w:lastRow="0" w:firstColumn="1" w:lastColumn="0" w:oddVBand="0" w:evenVBand="0" w:oddHBand="0" w:evenHBand="0" w:firstRowFirstColumn="0" w:firstRowLastColumn="0" w:lastRowFirstColumn="0" w:lastRowLastColumn="0"/>
            <w:tcW w:w="3541" w:type="dxa"/>
          </w:tcPr>
          <w:p w14:paraId="54505A76" w14:textId="77777777" w:rsidR="006960B2" w:rsidRPr="00BB480B" w:rsidRDefault="006960B2" w:rsidP="006960B2">
            <w:pPr>
              <w:spacing w:line="240" w:lineRule="auto"/>
              <w:ind w:firstLine="0"/>
              <w:rPr>
                <w:rFonts w:cs="Times New Roman"/>
                <w:b w:val="0"/>
                <w:szCs w:val="24"/>
                <w:lang w:val="en-US"/>
              </w:rPr>
            </w:pPr>
            <w:r w:rsidRPr="00BB480B">
              <w:rPr>
                <w:rFonts w:cs="Times New Roman"/>
                <w:b w:val="0"/>
                <w:szCs w:val="24"/>
              </w:rPr>
              <w:t>Destination Confirmee</w:t>
            </w:r>
          </w:p>
        </w:tc>
        <w:tc>
          <w:tcPr>
            <w:tcW w:w="5810" w:type="dxa"/>
          </w:tcPr>
          <w:p w14:paraId="29AB3098" w14:textId="77777777" w:rsidR="006960B2" w:rsidRPr="00A945E0" w:rsidRDefault="00A945E0" w:rsidP="00A945E0">
            <w:pPr>
              <w:ind w:firstLine="0"/>
              <w:cnfStyle w:val="000000000000" w:firstRow="0" w:lastRow="0" w:firstColumn="0" w:lastColumn="0" w:oddVBand="0" w:evenVBand="0" w:oddHBand="0" w:evenHBand="0" w:firstRowFirstColumn="0" w:firstRowLastColumn="0" w:lastRowFirstColumn="0" w:lastRowLastColumn="0"/>
              <w:rPr>
                <w:i/>
                <w:szCs w:val="24"/>
                <w:lang w:val="en-US"/>
              </w:rPr>
            </w:pPr>
            <w:r w:rsidRPr="00A945E0">
              <w:rPr>
                <w:i/>
              </w:rPr>
              <w:t>Сonfirmed patient organization</w:t>
            </w:r>
          </w:p>
        </w:tc>
      </w:tr>
      <w:tr w:rsidR="006960B2" w14:paraId="340C7CA7" w14:textId="77777777" w:rsidTr="006A0748">
        <w:tc>
          <w:tcPr>
            <w:cnfStyle w:val="001000000000" w:firstRow="0" w:lastRow="0" w:firstColumn="1" w:lastColumn="0" w:oddVBand="0" w:evenVBand="0" w:oddHBand="0" w:evenHBand="0" w:firstRowFirstColumn="0" w:firstRowLastColumn="0" w:lastRowFirstColumn="0" w:lastRowLastColumn="0"/>
            <w:tcW w:w="3541" w:type="dxa"/>
          </w:tcPr>
          <w:p w14:paraId="26866EC0" w14:textId="77777777" w:rsidR="006960B2" w:rsidRPr="00BB480B" w:rsidRDefault="006960B2" w:rsidP="006960B2">
            <w:pPr>
              <w:spacing w:line="240" w:lineRule="auto"/>
              <w:ind w:firstLine="0"/>
              <w:rPr>
                <w:rFonts w:cs="Times New Roman"/>
                <w:b w:val="0"/>
                <w:szCs w:val="24"/>
                <w:lang w:val="en-US"/>
              </w:rPr>
            </w:pPr>
            <w:r w:rsidRPr="00BB480B">
              <w:rPr>
                <w:rFonts w:cs="Times New Roman"/>
                <w:b w:val="0"/>
                <w:szCs w:val="24"/>
              </w:rPr>
              <w:t>Type de sortie</w:t>
            </w:r>
          </w:p>
        </w:tc>
        <w:tc>
          <w:tcPr>
            <w:tcW w:w="5810" w:type="dxa"/>
          </w:tcPr>
          <w:p w14:paraId="0E537DC4" w14:textId="77777777" w:rsidR="006960B2" w:rsidRPr="00A945E0" w:rsidRDefault="00A945E0" w:rsidP="006960B2">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i/>
                <w:szCs w:val="24"/>
                <w:lang w:val="en-US"/>
              </w:rPr>
            </w:pPr>
            <w:r w:rsidRPr="00A945E0">
              <w:rPr>
                <w:rFonts w:cs="Times New Roman"/>
                <w:i/>
                <w:szCs w:val="24"/>
                <w:lang w:val="en-US"/>
              </w:rPr>
              <w:t xml:space="preserve">Format of </w:t>
            </w:r>
            <w:r>
              <w:rPr>
                <w:rFonts w:cs="Times New Roman"/>
                <w:i/>
                <w:szCs w:val="24"/>
                <w:lang w:val="en-US"/>
              </w:rPr>
              <w:t xml:space="preserve">the </w:t>
            </w:r>
            <w:r w:rsidRPr="00A945E0">
              <w:rPr>
                <w:rFonts w:cs="Times New Roman"/>
                <w:i/>
                <w:szCs w:val="24"/>
                <w:lang w:val="en-US"/>
              </w:rPr>
              <w:t>treatment</w:t>
            </w:r>
          </w:p>
        </w:tc>
      </w:tr>
      <w:tr w:rsidR="006960B2" w:rsidRPr="00060863" w14:paraId="5E55A8A2" w14:textId="77777777" w:rsidTr="006A0748">
        <w:tc>
          <w:tcPr>
            <w:cnfStyle w:val="001000000000" w:firstRow="0" w:lastRow="0" w:firstColumn="1" w:lastColumn="0" w:oddVBand="0" w:evenVBand="0" w:oddHBand="0" w:evenHBand="0" w:firstRowFirstColumn="0" w:firstRowLastColumn="0" w:lastRowFirstColumn="0" w:lastRowLastColumn="0"/>
            <w:tcW w:w="3541" w:type="dxa"/>
          </w:tcPr>
          <w:p w14:paraId="5E16F233" w14:textId="77777777" w:rsidR="006960B2" w:rsidRPr="00BB480B" w:rsidRDefault="006960B2" w:rsidP="006960B2">
            <w:pPr>
              <w:spacing w:line="240" w:lineRule="auto"/>
              <w:ind w:firstLine="0"/>
              <w:rPr>
                <w:rFonts w:cs="Times New Roman"/>
                <w:b w:val="0"/>
                <w:szCs w:val="24"/>
                <w:lang w:val="en-US"/>
              </w:rPr>
            </w:pPr>
            <w:r w:rsidRPr="00BB480B">
              <w:rPr>
                <w:rFonts w:cs="Times New Roman"/>
                <w:b w:val="0"/>
                <w:szCs w:val="24"/>
                <w:lang w:val="en-US"/>
              </w:rPr>
              <w:t>Diag1 – diag10</w:t>
            </w:r>
          </w:p>
        </w:tc>
        <w:tc>
          <w:tcPr>
            <w:tcW w:w="5810" w:type="dxa"/>
          </w:tcPr>
          <w:p w14:paraId="31567F12" w14:textId="77777777" w:rsidR="006960B2" w:rsidRPr="00BB480B" w:rsidRDefault="006960B2" w:rsidP="006960B2">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B480B">
              <w:rPr>
                <w:rFonts w:cs="Times New Roman"/>
                <w:i/>
                <w:szCs w:val="24"/>
                <w:lang w:val="en-US"/>
              </w:rPr>
              <w:t>Final diagnosis - code of ICD-10 (</w:t>
            </w:r>
            <w:r w:rsidRPr="00BB480B">
              <w:rPr>
                <w:rFonts w:cs="Times New Roman"/>
                <w:i/>
                <w:iCs/>
                <w:color w:val="252525"/>
                <w:szCs w:val="24"/>
                <w:shd w:val="clear" w:color="auto" w:fill="FFFFFF"/>
                <w:lang w:val="en"/>
              </w:rPr>
              <w:t>International Statistical Classification of Diseases and Related Health Problems</w:t>
            </w:r>
            <w:r w:rsidRPr="00BB480B">
              <w:rPr>
                <w:rFonts w:cs="Times New Roman"/>
                <w:i/>
                <w:szCs w:val="24"/>
                <w:lang w:val="en-US"/>
              </w:rPr>
              <w:t>) by World health organization</w:t>
            </w:r>
          </w:p>
        </w:tc>
      </w:tr>
    </w:tbl>
    <w:p w14:paraId="1733398D" w14:textId="40FBB8A0" w:rsidR="009D095A" w:rsidRPr="009D095A" w:rsidRDefault="009D095A" w:rsidP="009D095A">
      <w:pPr>
        <w:pStyle w:val="Caption"/>
        <w:rPr>
          <w:sz w:val="22"/>
          <w:lang w:val="en-US"/>
        </w:rPr>
      </w:pPr>
      <w:bookmarkStart w:id="39" w:name="_Toc477791070"/>
      <w:bookmarkStart w:id="40" w:name="_Toc478324297"/>
      <w:r w:rsidRPr="00635E51">
        <w:rPr>
          <w:sz w:val="22"/>
          <w:lang w:val="en-US"/>
        </w:rPr>
        <w:t xml:space="preserve">Table </w:t>
      </w:r>
      <w:r w:rsidRPr="009D095A">
        <w:rPr>
          <w:sz w:val="22"/>
        </w:rPr>
        <w:fldChar w:fldCharType="begin"/>
      </w:r>
      <w:r w:rsidRPr="00635E51">
        <w:rPr>
          <w:sz w:val="22"/>
          <w:lang w:val="en-US"/>
        </w:rPr>
        <w:instrText xml:space="preserve"> SEQ Table \* ARABIC </w:instrText>
      </w:r>
      <w:r w:rsidRPr="009D095A">
        <w:rPr>
          <w:sz w:val="22"/>
        </w:rPr>
        <w:fldChar w:fldCharType="separate"/>
      </w:r>
      <w:r w:rsidR="00344F73">
        <w:rPr>
          <w:noProof/>
          <w:sz w:val="22"/>
          <w:lang w:val="en-US"/>
        </w:rPr>
        <w:t>7</w:t>
      </w:r>
      <w:r w:rsidRPr="009D095A">
        <w:rPr>
          <w:sz w:val="22"/>
        </w:rPr>
        <w:fldChar w:fldCharType="end"/>
      </w:r>
      <w:r w:rsidRPr="009D095A">
        <w:rPr>
          <w:sz w:val="22"/>
          <w:lang w:val="en-US"/>
        </w:rPr>
        <w:t xml:space="preserve"> </w:t>
      </w:r>
      <w:r w:rsidR="00635E51" w:rsidRPr="00635E51">
        <w:rPr>
          <w:sz w:val="22"/>
          <w:lang w:val="en-US"/>
        </w:rPr>
        <w:t>The Structure of The Health Data</w:t>
      </w:r>
      <w:bookmarkEnd w:id="39"/>
      <w:bookmarkEnd w:id="40"/>
    </w:p>
    <w:p w14:paraId="2333A2E0" w14:textId="77777777" w:rsidR="00C63F45" w:rsidRPr="006E6CC3" w:rsidRDefault="00C63F45" w:rsidP="00635E51">
      <w:pPr>
        <w:pStyle w:val="Heading2"/>
        <w:rPr>
          <w:lang w:val="en-US"/>
        </w:rPr>
      </w:pPr>
      <w:bookmarkStart w:id="41" w:name="_Toc478116871"/>
      <w:r w:rsidRPr="006E6CC3">
        <w:rPr>
          <w:lang w:val="en-US"/>
        </w:rPr>
        <w:t>6.2 Environmental Data description</w:t>
      </w:r>
      <w:bookmarkEnd w:id="41"/>
    </w:p>
    <w:p w14:paraId="0EFC3E40" w14:textId="77777777" w:rsidR="00C63F45" w:rsidRDefault="00C63F45" w:rsidP="00C63F45">
      <w:pPr>
        <w:ind w:firstLine="709"/>
        <w:rPr>
          <w:lang w:val="en-US"/>
        </w:rPr>
      </w:pPr>
      <w:r>
        <w:rPr>
          <w:lang w:val="en-US"/>
        </w:rPr>
        <w:t>For</w:t>
      </w:r>
      <w:r w:rsidRPr="00BB480B">
        <w:rPr>
          <w:lang w:val="en-US"/>
        </w:rPr>
        <w:t xml:space="preserve"> the </w:t>
      </w:r>
      <w:r>
        <w:rPr>
          <w:lang w:val="en-US"/>
        </w:rPr>
        <w:t>environmental</w:t>
      </w:r>
      <w:r w:rsidRPr="00BB480B">
        <w:rPr>
          <w:lang w:val="en-US"/>
        </w:rPr>
        <w:t xml:space="preserve"> </w:t>
      </w:r>
      <w:r>
        <w:rPr>
          <w:lang w:val="en-US"/>
        </w:rPr>
        <w:t>part of this research</w:t>
      </w:r>
      <w:r w:rsidRPr="00BB480B">
        <w:rPr>
          <w:lang w:val="en-US"/>
        </w:rPr>
        <w:t xml:space="preserve"> w</w:t>
      </w:r>
      <w:r>
        <w:rPr>
          <w:lang w:val="en-US"/>
        </w:rPr>
        <w:t>as</w:t>
      </w:r>
      <w:r w:rsidRPr="00BB480B">
        <w:rPr>
          <w:lang w:val="en-US"/>
        </w:rPr>
        <w:t xml:space="preserve"> used </w:t>
      </w:r>
      <w:r>
        <w:rPr>
          <w:lang w:val="en-US"/>
        </w:rPr>
        <w:t xml:space="preserve">the </w:t>
      </w:r>
      <w:r w:rsidRPr="00BB480B">
        <w:rPr>
          <w:lang w:val="en-US"/>
        </w:rPr>
        <w:t xml:space="preserve">data </w:t>
      </w:r>
      <w:r>
        <w:rPr>
          <w:lang w:val="en-US"/>
        </w:rPr>
        <w:t>about the air pollution in Nice from the service AirPaca (</w:t>
      </w:r>
      <w:hyperlink w:anchor="_Reference_and_bibliography" w:history="1">
        <w:r w:rsidRPr="009F463F">
          <w:rPr>
            <w:rStyle w:val="Hyperlink"/>
            <w:lang w:val="en-US"/>
          </w:rPr>
          <w:t>20</w:t>
        </w:r>
      </w:hyperlink>
      <w:r>
        <w:rPr>
          <w:lang w:val="en-US"/>
        </w:rPr>
        <w:t>)</w:t>
      </w:r>
      <w:r w:rsidRPr="00BB480B">
        <w:rPr>
          <w:lang w:val="en-US"/>
        </w:rPr>
        <w:t xml:space="preserve">, </w:t>
      </w:r>
      <w:r>
        <w:rPr>
          <w:lang w:val="en-US"/>
        </w:rPr>
        <w:t>in</w:t>
      </w:r>
      <w:r w:rsidRPr="00BB480B">
        <w:rPr>
          <w:lang w:val="en-US"/>
        </w:rPr>
        <w:t xml:space="preserve"> the period from January 2014 to December 2016. </w:t>
      </w:r>
      <w:r>
        <w:rPr>
          <w:lang w:val="en-US"/>
        </w:rPr>
        <w:t xml:space="preserve">The </w:t>
      </w:r>
      <w:r w:rsidRPr="00BB480B">
        <w:rPr>
          <w:lang w:val="en-US"/>
        </w:rPr>
        <w:t xml:space="preserve">data structure is presented in Table </w:t>
      </w:r>
      <w:r>
        <w:rPr>
          <w:lang w:val="en-US"/>
        </w:rPr>
        <w:t>6</w:t>
      </w:r>
      <w:r w:rsidRPr="00BB480B">
        <w:rPr>
          <w:lang w:val="en-US"/>
        </w:rPr>
        <w:t>.</w:t>
      </w:r>
      <w:r>
        <w:rPr>
          <w:lang w:val="en-US"/>
        </w:rPr>
        <w:t xml:space="preserve">2. </w:t>
      </w:r>
      <w:r w:rsidRPr="007F5C27">
        <w:rPr>
          <w:lang w:val="en-US"/>
        </w:rPr>
        <w:t xml:space="preserve">Data </w:t>
      </w:r>
      <w:r>
        <w:rPr>
          <w:lang w:val="en-US"/>
        </w:rPr>
        <w:t>is</w:t>
      </w:r>
      <w:r w:rsidRPr="007F5C27">
        <w:rPr>
          <w:lang w:val="en-US"/>
        </w:rPr>
        <w:t xml:space="preserve"> presented in csv format</w:t>
      </w:r>
      <w:r>
        <w:rPr>
          <w:lang w:val="en-US"/>
        </w:rPr>
        <w:t>.</w:t>
      </w:r>
    </w:p>
    <w:p w14:paraId="7DECCCAD" w14:textId="77777777" w:rsidR="00C63F45" w:rsidRPr="00A81007" w:rsidRDefault="00C63F45" w:rsidP="006A0748">
      <w:pPr>
        <w:ind w:firstLine="709"/>
        <w:rPr>
          <w:lang w:val="en-US"/>
        </w:rPr>
      </w:pPr>
      <w:r>
        <w:rPr>
          <w:lang w:val="en-US"/>
        </w:rPr>
        <w:t>Volume: 23016 rows, 6 columns</w:t>
      </w:r>
      <w:r w:rsidR="00B74965">
        <w:rPr>
          <w:lang w:val="en-US"/>
        </w:rPr>
        <w:t>.</w:t>
      </w:r>
      <w:r>
        <w:rPr>
          <w:lang w:val="en-US"/>
        </w:rPr>
        <w:t xml:space="preserve"> </w:t>
      </w:r>
    </w:p>
    <w:tbl>
      <w:tblPr>
        <w:tblStyle w:val="GridTable1Light-Accent5"/>
        <w:tblW w:w="9351" w:type="dxa"/>
        <w:tblLook w:val="04A0" w:firstRow="1" w:lastRow="0" w:firstColumn="1" w:lastColumn="0" w:noHBand="0" w:noVBand="1"/>
      </w:tblPr>
      <w:tblGrid>
        <w:gridCol w:w="3541"/>
        <w:gridCol w:w="5810"/>
      </w:tblGrid>
      <w:tr w:rsidR="00C63F45" w14:paraId="5E13B449" w14:textId="77777777" w:rsidTr="006A0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1" w:type="dxa"/>
            <w:shd w:val="clear" w:color="auto" w:fill="D9E2F3" w:themeFill="accent1" w:themeFillTint="33"/>
          </w:tcPr>
          <w:p w14:paraId="0075083B" w14:textId="77777777" w:rsidR="00C63F45" w:rsidRPr="006A0748" w:rsidRDefault="00C63F45" w:rsidP="00B43650">
            <w:pPr>
              <w:spacing w:line="240" w:lineRule="auto"/>
              <w:ind w:right="2297"/>
              <w:rPr>
                <w:rFonts w:cs="Times New Roman"/>
                <w:b w:val="0"/>
                <w:szCs w:val="24"/>
                <w:lang w:val="en-US"/>
              </w:rPr>
            </w:pPr>
            <w:r w:rsidRPr="006A0748">
              <w:rPr>
                <w:rFonts w:cs="Times New Roman"/>
                <w:b w:val="0"/>
                <w:szCs w:val="24"/>
                <w:lang w:val="en-US"/>
              </w:rPr>
              <w:t>Field</w:t>
            </w:r>
          </w:p>
        </w:tc>
        <w:tc>
          <w:tcPr>
            <w:tcW w:w="5810" w:type="dxa"/>
            <w:shd w:val="clear" w:color="auto" w:fill="D9E2F3" w:themeFill="accent1" w:themeFillTint="33"/>
          </w:tcPr>
          <w:p w14:paraId="24C96AD2" w14:textId="77777777" w:rsidR="00C63F45" w:rsidRPr="006A0748" w:rsidRDefault="00C63F45" w:rsidP="00B43650">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6A0748">
              <w:rPr>
                <w:rFonts w:cs="Times New Roman"/>
                <w:b w:val="0"/>
                <w:szCs w:val="24"/>
                <w:lang w:val="en-US"/>
              </w:rPr>
              <w:t>Description</w:t>
            </w:r>
          </w:p>
        </w:tc>
      </w:tr>
      <w:tr w:rsidR="00C63F45" w14:paraId="3305F039" w14:textId="77777777" w:rsidTr="006A0748">
        <w:tc>
          <w:tcPr>
            <w:cnfStyle w:val="001000000000" w:firstRow="0" w:lastRow="0" w:firstColumn="1" w:lastColumn="0" w:oddVBand="0" w:evenVBand="0" w:oddHBand="0" w:evenHBand="0" w:firstRowFirstColumn="0" w:firstRowLastColumn="0" w:lastRowFirstColumn="0" w:lastRowLastColumn="0"/>
            <w:tcW w:w="3541" w:type="dxa"/>
          </w:tcPr>
          <w:p w14:paraId="34F82A20" w14:textId="77777777" w:rsidR="00C63F45" w:rsidRPr="00BB480B" w:rsidRDefault="00C63F45" w:rsidP="00B43650">
            <w:pPr>
              <w:spacing w:line="240" w:lineRule="auto"/>
              <w:rPr>
                <w:rFonts w:cs="Times New Roman"/>
                <w:b w:val="0"/>
                <w:szCs w:val="24"/>
                <w:lang w:val="en-US"/>
              </w:rPr>
            </w:pPr>
            <w:r w:rsidRPr="006249CC">
              <w:rPr>
                <w:rFonts w:cs="Times New Roman"/>
                <w:b w:val="0"/>
                <w:szCs w:val="24"/>
              </w:rPr>
              <w:t>Station</w:t>
            </w:r>
          </w:p>
        </w:tc>
        <w:tc>
          <w:tcPr>
            <w:tcW w:w="5810" w:type="dxa"/>
          </w:tcPr>
          <w:p w14:paraId="2F74E870" w14:textId="77777777" w:rsidR="00C63F45" w:rsidRPr="00BB480B" w:rsidRDefault="000078BF" w:rsidP="000078BF">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i/>
                <w:szCs w:val="24"/>
                <w:lang w:val="en-US"/>
              </w:rPr>
            </w:pPr>
            <w:r>
              <w:rPr>
                <w:rFonts w:cs="Times New Roman"/>
                <w:i/>
                <w:szCs w:val="24"/>
                <w:lang w:val="en-US"/>
              </w:rPr>
              <w:t>Station</w:t>
            </w:r>
          </w:p>
        </w:tc>
      </w:tr>
      <w:tr w:rsidR="00C63F45" w14:paraId="107117A6" w14:textId="77777777" w:rsidTr="006A0748">
        <w:tc>
          <w:tcPr>
            <w:cnfStyle w:val="001000000000" w:firstRow="0" w:lastRow="0" w:firstColumn="1" w:lastColumn="0" w:oddVBand="0" w:evenVBand="0" w:oddHBand="0" w:evenHBand="0" w:firstRowFirstColumn="0" w:firstRowLastColumn="0" w:lastRowFirstColumn="0" w:lastRowLastColumn="0"/>
            <w:tcW w:w="3541" w:type="dxa"/>
          </w:tcPr>
          <w:p w14:paraId="05DD84E4" w14:textId="77777777" w:rsidR="00C63F45" w:rsidRPr="00BB480B" w:rsidRDefault="00C63F45" w:rsidP="00B43650">
            <w:pPr>
              <w:spacing w:line="240" w:lineRule="auto"/>
              <w:rPr>
                <w:rFonts w:cs="Times New Roman"/>
                <w:b w:val="0"/>
                <w:szCs w:val="24"/>
                <w:lang w:val="en-US"/>
              </w:rPr>
            </w:pPr>
            <w:r>
              <w:rPr>
                <w:rFonts w:cs="Times New Roman"/>
                <w:b w:val="0"/>
                <w:szCs w:val="24"/>
              </w:rPr>
              <w:t>Pollu</w:t>
            </w:r>
            <w:r w:rsidR="000078BF">
              <w:rPr>
                <w:rFonts w:cs="Times New Roman"/>
                <w:b w:val="0"/>
                <w:szCs w:val="24"/>
                <w:lang w:val="en-US"/>
              </w:rPr>
              <w:t>t</w:t>
            </w:r>
            <w:r w:rsidRPr="006249CC">
              <w:rPr>
                <w:rFonts w:cs="Times New Roman"/>
                <w:b w:val="0"/>
                <w:szCs w:val="24"/>
              </w:rPr>
              <w:t>ant</w:t>
            </w:r>
          </w:p>
        </w:tc>
        <w:tc>
          <w:tcPr>
            <w:tcW w:w="5810" w:type="dxa"/>
          </w:tcPr>
          <w:p w14:paraId="1E3FCB90" w14:textId="77777777" w:rsidR="00C63F45" w:rsidRPr="00BB480B" w:rsidRDefault="000078BF" w:rsidP="000078BF">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i/>
                <w:szCs w:val="24"/>
                <w:lang w:val="en-US"/>
              </w:rPr>
            </w:pPr>
            <w:r>
              <w:rPr>
                <w:rFonts w:cs="Times New Roman"/>
                <w:i/>
                <w:szCs w:val="24"/>
                <w:lang w:val="en-US"/>
              </w:rPr>
              <w:t>Pollutant</w:t>
            </w:r>
          </w:p>
        </w:tc>
      </w:tr>
      <w:tr w:rsidR="00C63F45" w:rsidRPr="00060863" w14:paraId="6C40AB2A" w14:textId="77777777" w:rsidTr="006A0748">
        <w:tc>
          <w:tcPr>
            <w:cnfStyle w:val="001000000000" w:firstRow="0" w:lastRow="0" w:firstColumn="1" w:lastColumn="0" w:oddVBand="0" w:evenVBand="0" w:oddHBand="0" w:evenHBand="0" w:firstRowFirstColumn="0" w:firstRowLastColumn="0" w:lastRowFirstColumn="0" w:lastRowLastColumn="0"/>
            <w:tcW w:w="3541" w:type="dxa"/>
          </w:tcPr>
          <w:p w14:paraId="5DA507F4" w14:textId="77777777" w:rsidR="00C63F45" w:rsidRPr="00BB480B" w:rsidRDefault="000078BF" w:rsidP="00B43650">
            <w:pPr>
              <w:spacing w:line="240" w:lineRule="auto"/>
              <w:rPr>
                <w:rFonts w:cs="Times New Roman"/>
                <w:b w:val="0"/>
                <w:szCs w:val="24"/>
                <w:lang w:val="en-US"/>
              </w:rPr>
            </w:pPr>
            <w:r>
              <w:rPr>
                <w:rFonts w:cs="Times New Roman"/>
                <w:b w:val="0"/>
                <w:szCs w:val="24"/>
                <w:lang w:val="en-US"/>
              </w:rPr>
              <w:t>Description</w:t>
            </w:r>
          </w:p>
        </w:tc>
        <w:tc>
          <w:tcPr>
            <w:tcW w:w="5810" w:type="dxa"/>
          </w:tcPr>
          <w:p w14:paraId="1F2F14E0" w14:textId="77777777" w:rsidR="00C63F45" w:rsidRPr="000078BF" w:rsidRDefault="000078BF" w:rsidP="000078BF">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i/>
                <w:szCs w:val="24"/>
                <w:lang w:val="en-US"/>
              </w:rPr>
            </w:pPr>
            <w:r w:rsidRPr="000078BF">
              <w:rPr>
                <w:rFonts w:cs="Times New Roman"/>
                <w:i/>
                <w:szCs w:val="24"/>
                <w:lang w:val="en-US"/>
              </w:rPr>
              <w:t>Full name of the pollutant</w:t>
            </w:r>
          </w:p>
        </w:tc>
      </w:tr>
      <w:tr w:rsidR="00C63F45" w14:paraId="488FB4BA" w14:textId="77777777" w:rsidTr="006A0748">
        <w:tc>
          <w:tcPr>
            <w:cnfStyle w:val="001000000000" w:firstRow="0" w:lastRow="0" w:firstColumn="1" w:lastColumn="0" w:oddVBand="0" w:evenVBand="0" w:oddHBand="0" w:evenHBand="0" w:firstRowFirstColumn="0" w:firstRowLastColumn="0" w:lastRowFirstColumn="0" w:lastRowLastColumn="0"/>
            <w:tcW w:w="3541" w:type="dxa"/>
          </w:tcPr>
          <w:p w14:paraId="07F369A4" w14:textId="77777777" w:rsidR="00C63F45" w:rsidRPr="00CA417C" w:rsidRDefault="00C63F45" w:rsidP="00B43650">
            <w:pPr>
              <w:spacing w:line="240" w:lineRule="auto"/>
              <w:rPr>
                <w:b w:val="0"/>
                <w:color w:val="000000"/>
              </w:rPr>
            </w:pPr>
            <w:r w:rsidRPr="00CA417C">
              <w:rPr>
                <w:b w:val="0"/>
                <w:color w:val="000000"/>
              </w:rPr>
              <w:t>Uni</w:t>
            </w:r>
            <w:r w:rsidRPr="00CA417C">
              <w:rPr>
                <w:b w:val="0"/>
                <w:color w:val="000000"/>
                <w:lang w:val="en-US"/>
              </w:rPr>
              <w:t>t</w:t>
            </w:r>
            <w:r w:rsidRPr="00CA417C">
              <w:rPr>
                <w:b w:val="0"/>
                <w:color w:val="000000"/>
              </w:rPr>
              <w:t>é</w:t>
            </w:r>
          </w:p>
        </w:tc>
        <w:tc>
          <w:tcPr>
            <w:tcW w:w="5810" w:type="dxa"/>
          </w:tcPr>
          <w:p w14:paraId="202863F7" w14:textId="77777777" w:rsidR="00C63F45" w:rsidRPr="00CA417C" w:rsidRDefault="00C63F45" w:rsidP="000078BF">
            <w:pPr>
              <w:spacing w:line="240" w:lineRule="auto"/>
              <w:ind w:firstLine="0"/>
              <w:cnfStyle w:val="000000000000" w:firstRow="0" w:lastRow="0" w:firstColumn="0" w:lastColumn="0" w:oddVBand="0" w:evenVBand="0" w:oddHBand="0" w:evenHBand="0" w:firstRowFirstColumn="0" w:firstRowLastColumn="0" w:lastRowFirstColumn="0" w:lastRowLastColumn="0"/>
              <w:rPr>
                <w:i/>
                <w:color w:val="000000"/>
              </w:rPr>
            </w:pPr>
            <w:r w:rsidRPr="00CA417C">
              <w:rPr>
                <w:i/>
                <w:color w:val="000000"/>
              </w:rPr>
              <w:t>µg/m3</w:t>
            </w:r>
          </w:p>
        </w:tc>
      </w:tr>
      <w:tr w:rsidR="00C63F45" w14:paraId="31B34C47" w14:textId="77777777" w:rsidTr="006A0748">
        <w:tc>
          <w:tcPr>
            <w:cnfStyle w:val="001000000000" w:firstRow="0" w:lastRow="0" w:firstColumn="1" w:lastColumn="0" w:oddVBand="0" w:evenVBand="0" w:oddHBand="0" w:evenHBand="0" w:firstRowFirstColumn="0" w:firstRowLastColumn="0" w:lastRowFirstColumn="0" w:lastRowLastColumn="0"/>
            <w:tcW w:w="3541" w:type="dxa"/>
          </w:tcPr>
          <w:p w14:paraId="4C150DAD" w14:textId="77777777" w:rsidR="00C63F45" w:rsidRPr="00BB480B" w:rsidRDefault="00C63F45" w:rsidP="00B43650">
            <w:pPr>
              <w:spacing w:line="240" w:lineRule="auto"/>
              <w:rPr>
                <w:rFonts w:cs="Times New Roman"/>
                <w:b w:val="0"/>
                <w:szCs w:val="24"/>
                <w:lang w:val="en-US"/>
              </w:rPr>
            </w:pPr>
            <w:r w:rsidRPr="006249CC">
              <w:rPr>
                <w:rFonts w:cs="Times New Roman"/>
                <w:b w:val="0"/>
                <w:szCs w:val="24"/>
                <w:lang w:val="en-US"/>
              </w:rPr>
              <w:t>Date</w:t>
            </w:r>
          </w:p>
        </w:tc>
        <w:tc>
          <w:tcPr>
            <w:tcW w:w="5810" w:type="dxa"/>
          </w:tcPr>
          <w:p w14:paraId="5EBA71F9" w14:textId="77777777" w:rsidR="00C63F45" w:rsidRPr="006249CC" w:rsidRDefault="000078BF" w:rsidP="000078BF">
            <w:pPr>
              <w:spacing w:line="240" w:lineRule="auto"/>
              <w:ind w:firstLine="0"/>
              <w:cnfStyle w:val="000000000000" w:firstRow="0" w:lastRow="0" w:firstColumn="0" w:lastColumn="0" w:oddVBand="0" w:evenVBand="0" w:oddHBand="0" w:evenHBand="0" w:firstRowFirstColumn="0" w:firstRowLastColumn="0" w:lastRowFirstColumn="0" w:lastRowLastColumn="0"/>
              <w:rPr>
                <w:i/>
                <w:lang w:val="en-US"/>
              </w:rPr>
            </w:pPr>
            <w:r>
              <w:rPr>
                <w:i/>
                <w:lang w:val="en-US"/>
              </w:rPr>
              <w:t>Date</w:t>
            </w:r>
          </w:p>
        </w:tc>
      </w:tr>
      <w:tr w:rsidR="00C63F45" w14:paraId="10FC68DD" w14:textId="77777777" w:rsidTr="006A0748">
        <w:tc>
          <w:tcPr>
            <w:cnfStyle w:val="001000000000" w:firstRow="0" w:lastRow="0" w:firstColumn="1" w:lastColumn="0" w:oddVBand="0" w:evenVBand="0" w:oddHBand="0" w:evenHBand="0" w:firstRowFirstColumn="0" w:firstRowLastColumn="0" w:lastRowFirstColumn="0" w:lastRowLastColumn="0"/>
            <w:tcW w:w="3541" w:type="dxa"/>
          </w:tcPr>
          <w:p w14:paraId="46820C12" w14:textId="77777777" w:rsidR="00C63F45" w:rsidRPr="00BB480B" w:rsidRDefault="00C63F45" w:rsidP="00B43650">
            <w:pPr>
              <w:spacing w:line="240" w:lineRule="auto"/>
              <w:rPr>
                <w:rFonts w:cs="Times New Roman"/>
                <w:b w:val="0"/>
                <w:szCs w:val="24"/>
                <w:lang w:val="en-US"/>
              </w:rPr>
            </w:pPr>
            <w:r w:rsidRPr="006249CC">
              <w:rPr>
                <w:rFonts w:cs="Times New Roman"/>
                <w:b w:val="0"/>
                <w:szCs w:val="24"/>
                <w:lang w:val="en-US"/>
              </w:rPr>
              <w:t>Value</w:t>
            </w:r>
          </w:p>
        </w:tc>
        <w:tc>
          <w:tcPr>
            <w:tcW w:w="5810" w:type="dxa"/>
          </w:tcPr>
          <w:p w14:paraId="0615E4EF" w14:textId="77777777" w:rsidR="00C63F45" w:rsidRPr="00BB480B" w:rsidRDefault="000078BF" w:rsidP="000078BF">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Value</w:t>
            </w:r>
          </w:p>
        </w:tc>
      </w:tr>
    </w:tbl>
    <w:p w14:paraId="3E4F9710" w14:textId="4B21B7F1" w:rsidR="0021624F" w:rsidRPr="0021624F" w:rsidRDefault="009666D0" w:rsidP="0021624F">
      <w:pPr>
        <w:pStyle w:val="Caption"/>
        <w:rPr>
          <w:sz w:val="22"/>
          <w:lang w:val="en-US"/>
        </w:rPr>
      </w:pPr>
      <w:bookmarkStart w:id="42" w:name="_Toc477791071"/>
      <w:bookmarkStart w:id="43" w:name="_Toc478324298"/>
      <w:r w:rsidRPr="009666D0">
        <w:rPr>
          <w:sz w:val="22"/>
          <w:lang w:val="en-US"/>
        </w:rPr>
        <w:t xml:space="preserve">Table </w:t>
      </w:r>
      <w:r w:rsidRPr="009666D0">
        <w:rPr>
          <w:sz w:val="22"/>
        </w:rPr>
        <w:fldChar w:fldCharType="begin"/>
      </w:r>
      <w:r w:rsidRPr="009666D0">
        <w:rPr>
          <w:sz w:val="22"/>
          <w:lang w:val="en-US"/>
        </w:rPr>
        <w:instrText xml:space="preserve"> SEQ Table \* ARABIC </w:instrText>
      </w:r>
      <w:r w:rsidRPr="009666D0">
        <w:rPr>
          <w:sz w:val="22"/>
        </w:rPr>
        <w:fldChar w:fldCharType="separate"/>
      </w:r>
      <w:r w:rsidR="00344F73">
        <w:rPr>
          <w:noProof/>
          <w:sz w:val="22"/>
          <w:lang w:val="en-US"/>
        </w:rPr>
        <w:t>8</w:t>
      </w:r>
      <w:r w:rsidRPr="009666D0">
        <w:rPr>
          <w:sz w:val="22"/>
        </w:rPr>
        <w:fldChar w:fldCharType="end"/>
      </w:r>
      <w:r w:rsidRPr="009666D0">
        <w:rPr>
          <w:sz w:val="22"/>
          <w:lang w:val="en-US"/>
        </w:rPr>
        <w:t xml:space="preserve">  The Structure of The Environmental Data</w:t>
      </w:r>
      <w:bookmarkEnd w:id="42"/>
      <w:bookmarkEnd w:id="43"/>
    </w:p>
    <w:p w14:paraId="0E63242C" w14:textId="77777777" w:rsidR="004862AD" w:rsidRDefault="004862AD" w:rsidP="004862AD">
      <w:pPr>
        <w:pStyle w:val="Heading1"/>
        <w:rPr>
          <w:lang w:val="en-US"/>
        </w:rPr>
      </w:pPr>
      <w:bookmarkStart w:id="44" w:name="_7_BDSE_project"/>
      <w:bookmarkStart w:id="45" w:name="_Toc478116872"/>
      <w:bookmarkEnd w:id="44"/>
      <w:r>
        <w:rPr>
          <w:lang w:val="en-US"/>
        </w:rPr>
        <w:lastRenderedPageBreak/>
        <w:t xml:space="preserve">7 </w:t>
      </w:r>
      <w:r w:rsidR="009F3E2C">
        <w:rPr>
          <w:lang w:val="en-US"/>
        </w:rPr>
        <w:t>Big Bridge</w:t>
      </w:r>
      <w:r w:rsidRPr="004862AD">
        <w:rPr>
          <w:lang w:val="en-US"/>
        </w:rPr>
        <w:t xml:space="preserve"> project Architecture and Data Management</w:t>
      </w:r>
      <w:bookmarkEnd w:id="45"/>
    </w:p>
    <w:p w14:paraId="0C6F59EB" w14:textId="77777777" w:rsidR="004862AD" w:rsidRDefault="004862AD" w:rsidP="004862AD">
      <w:pPr>
        <w:pStyle w:val="Heading2"/>
        <w:rPr>
          <w:lang w:val="en-US"/>
        </w:rPr>
      </w:pPr>
      <w:bookmarkStart w:id="46" w:name="_Toc478116873"/>
      <w:r>
        <w:rPr>
          <w:lang w:val="en-US"/>
        </w:rPr>
        <w:t xml:space="preserve">7.1 </w:t>
      </w:r>
      <w:r w:rsidRPr="004862AD">
        <w:rPr>
          <w:lang w:val="en-US"/>
        </w:rPr>
        <w:t>Objective</w:t>
      </w:r>
      <w:bookmarkEnd w:id="46"/>
    </w:p>
    <w:p w14:paraId="26D94D1C" w14:textId="77777777" w:rsidR="0021624F" w:rsidRDefault="0021624F" w:rsidP="0021624F">
      <w:pPr>
        <w:rPr>
          <w:lang w:val="en-US"/>
        </w:rPr>
      </w:pPr>
      <w:r>
        <w:rPr>
          <w:lang w:val="en-US"/>
        </w:rPr>
        <w:t xml:space="preserve">The objective of </w:t>
      </w:r>
      <w:r w:rsidR="009F3E2C">
        <w:rPr>
          <w:lang w:val="en-US"/>
        </w:rPr>
        <w:t>Big Bridge</w:t>
      </w:r>
      <w:r>
        <w:rPr>
          <w:lang w:val="en-US"/>
        </w:rPr>
        <w:t xml:space="preserve"> </w:t>
      </w:r>
      <w:r w:rsidR="009F3E2C">
        <w:rPr>
          <w:lang w:val="en-US"/>
        </w:rPr>
        <w:t>Project</w:t>
      </w:r>
      <w:r>
        <w:rPr>
          <w:lang w:val="en-US"/>
        </w:rPr>
        <w:t xml:space="preserve"> Architecture and Data Management is:</w:t>
      </w:r>
    </w:p>
    <w:p w14:paraId="7970029C" w14:textId="77777777" w:rsidR="0021624F" w:rsidRDefault="0021624F" w:rsidP="0021624F">
      <w:pPr>
        <w:pStyle w:val="ListParagraph"/>
        <w:numPr>
          <w:ilvl w:val="0"/>
          <w:numId w:val="23"/>
        </w:numPr>
        <w:ind w:left="0" w:firstLine="567"/>
        <w:rPr>
          <w:lang w:val="en-US"/>
        </w:rPr>
      </w:pPr>
      <w:r>
        <w:rPr>
          <w:lang w:val="en-US"/>
        </w:rPr>
        <w:t>understanding the Oracle Linux Server architecture;</w:t>
      </w:r>
    </w:p>
    <w:p w14:paraId="592119E6" w14:textId="77777777" w:rsidR="0021624F" w:rsidRDefault="0021624F" w:rsidP="0021624F">
      <w:pPr>
        <w:pStyle w:val="ListParagraph"/>
        <w:numPr>
          <w:ilvl w:val="0"/>
          <w:numId w:val="23"/>
        </w:numPr>
        <w:ind w:left="0" w:firstLine="567"/>
        <w:rPr>
          <w:lang w:val="en-US"/>
        </w:rPr>
      </w:pPr>
      <w:r>
        <w:rPr>
          <w:lang w:val="en-US"/>
        </w:rPr>
        <w:t>understanding the Oracle Big Data SQL solution;</w:t>
      </w:r>
    </w:p>
    <w:p w14:paraId="65EB76E0" w14:textId="77777777" w:rsidR="0021624F" w:rsidRDefault="0021624F" w:rsidP="0021624F">
      <w:pPr>
        <w:pStyle w:val="ListParagraph"/>
        <w:numPr>
          <w:ilvl w:val="0"/>
          <w:numId w:val="23"/>
        </w:numPr>
        <w:ind w:left="0" w:firstLine="567"/>
        <w:rPr>
          <w:lang w:val="en-US"/>
        </w:rPr>
      </w:pPr>
      <w:r>
        <w:rPr>
          <w:lang w:val="en-US"/>
        </w:rPr>
        <w:t>understanding different types of data storing;</w:t>
      </w:r>
    </w:p>
    <w:p w14:paraId="153C65EA" w14:textId="77777777" w:rsidR="0021624F" w:rsidRDefault="0021624F" w:rsidP="0021624F">
      <w:pPr>
        <w:pStyle w:val="ListParagraph"/>
        <w:numPr>
          <w:ilvl w:val="0"/>
          <w:numId w:val="23"/>
        </w:numPr>
        <w:ind w:left="0" w:firstLine="567"/>
        <w:rPr>
          <w:lang w:val="en-US"/>
        </w:rPr>
      </w:pPr>
      <w:r>
        <w:rPr>
          <w:lang w:val="en-US"/>
        </w:rPr>
        <w:t>understanding the “Big Bridge mechanism”;</w:t>
      </w:r>
    </w:p>
    <w:p w14:paraId="491E831F" w14:textId="77777777" w:rsidR="0021624F" w:rsidRDefault="0021624F" w:rsidP="0021624F">
      <w:pPr>
        <w:pStyle w:val="ListParagraph"/>
        <w:numPr>
          <w:ilvl w:val="0"/>
          <w:numId w:val="23"/>
        </w:numPr>
        <w:ind w:left="0" w:firstLine="567"/>
        <w:rPr>
          <w:lang w:val="en-US"/>
        </w:rPr>
      </w:pPr>
      <w:r>
        <w:rPr>
          <w:lang w:val="en-US"/>
        </w:rPr>
        <w:t>testing different types of data storing and choosing the best one for our solution;</w:t>
      </w:r>
    </w:p>
    <w:p w14:paraId="3299102F" w14:textId="77777777" w:rsidR="0021624F" w:rsidRDefault="0021624F" w:rsidP="0021624F">
      <w:pPr>
        <w:pStyle w:val="ListParagraph"/>
        <w:numPr>
          <w:ilvl w:val="0"/>
          <w:numId w:val="23"/>
        </w:numPr>
        <w:ind w:left="0" w:firstLine="567"/>
        <w:rPr>
          <w:lang w:val="en-US"/>
        </w:rPr>
      </w:pPr>
      <w:r>
        <w:rPr>
          <w:lang w:val="en-US"/>
        </w:rPr>
        <w:t xml:space="preserve">acquisition of data (Oracle NoSQL, Apache Hive, HDFS) for our reference </w:t>
      </w:r>
      <w:r w:rsidR="009F3E2C">
        <w:rPr>
          <w:lang w:val="en-US"/>
        </w:rPr>
        <w:t>Big Bridge</w:t>
      </w:r>
      <w:r>
        <w:rPr>
          <w:lang w:val="en-US"/>
        </w:rPr>
        <w:t xml:space="preserve"> project;</w:t>
      </w:r>
    </w:p>
    <w:p w14:paraId="350E9F56" w14:textId="77777777" w:rsidR="0021624F" w:rsidRDefault="0021624F" w:rsidP="0021624F">
      <w:pPr>
        <w:pStyle w:val="ListParagraph"/>
        <w:numPr>
          <w:ilvl w:val="0"/>
          <w:numId w:val="23"/>
        </w:numPr>
        <w:ind w:left="0" w:firstLine="567"/>
        <w:rPr>
          <w:lang w:val="en-US"/>
        </w:rPr>
      </w:pPr>
      <w:r>
        <w:rPr>
          <w:lang w:val="en-US"/>
        </w:rPr>
        <w:t>access to data from the database DWH through access drivers (Hadoop Big Data SQL access driver, Hive Big Data SQL access driver);</w:t>
      </w:r>
    </w:p>
    <w:p w14:paraId="0D036BEE" w14:textId="77777777" w:rsidR="0021624F" w:rsidRDefault="0021624F" w:rsidP="0021624F">
      <w:pPr>
        <w:pStyle w:val="ListParagraph"/>
        <w:numPr>
          <w:ilvl w:val="0"/>
          <w:numId w:val="23"/>
        </w:numPr>
        <w:ind w:left="0" w:firstLine="567"/>
        <w:rPr>
          <w:lang w:val="en-US"/>
        </w:rPr>
      </w:pPr>
      <w:r>
        <w:rPr>
          <w:lang w:val="en-US"/>
        </w:rPr>
        <w:t>analysis with tools beyond data analytics tools (such as open language source R).</w:t>
      </w:r>
    </w:p>
    <w:p w14:paraId="57503A17" w14:textId="77777777" w:rsidR="00313E4C" w:rsidRDefault="0021624F" w:rsidP="0021624F">
      <w:pPr>
        <w:pStyle w:val="Heading2"/>
        <w:rPr>
          <w:lang w:val="en-US"/>
        </w:rPr>
      </w:pPr>
      <w:r>
        <w:rPr>
          <w:lang w:val="en-US"/>
        </w:rPr>
        <w:t xml:space="preserve"> </w:t>
      </w:r>
      <w:bookmarkStart w:id="47" w:name="_Toc478116874"/>
      <w:r w:rsidR="00313E4C">
        <w:rPr>
          <w:lang w:val="en-US"/>
        </w:rPr>
        <w:t xml:space="preserve">7.2 </w:t>
      </w:r>
      <w:r w:rsidR="00313E4C" w:rsidRPr="00313E4C">
        <w:rPr>
          <w:lang w:val="en-US"/>
        </w:rPr>
        <w:t>Architecture of Big Data and Oracle DWH implementation used in the application</w:t>
      </w:r>
      <w:bookmarkEnd w:id="47"/>
    </w:p>
    <w:p w14:paraId="3BD159C6" w14:textId="77777777" w:rsidR="0021624F" w:rsidRDefault="0021624F" w:rsidP="0021624F">
      <w:pPr>
        <w:rPr>
          <w:szCs w:val="24"/>
          <w:lang w:val="en-US"/>
        </w:rPr>
      </w:pPr>
      <w:r>
        <w:rPr>
          <w:szCs w:val="24"/>
          <w:lang w:val="en-US"/>
        </w:rPr>
        <w:t xml:space="preserve">The scheme below shows the architecture of data streams and data storing in our project with our vision of next developing </w:t>
      </w:r>
      <w:r w:rsidR="009F3E2C">
        <w:rPr>
          <w:szCs w:val="24"/>
          <w:lang w:val="en-US"/>
        </w:rPr>
        <w:t>Big Bridge</w:t>
      </w:r>
      <w:r>
        <w:rPr>
          <w:szCs w:val="24"/>
          <w:lang w:val="en-US"/>
        </w:rPr>
        <w:t xml:space="preserve"> project:</w:t>
      </w:r>
    </w:p>
    <w:p w14:paraId="696DDD77" w14:textId="77777777" w:rsidR="0021624F" w:rsidRDefault="0021624F" w:rsidP="00CD639B">
      <w:pPr>
        <w:ind w:firstLine="0"/>
        <w:rPr>
          <w:szCs w:val="24"/>
          <w:lang w:val="en-US"/>
        </w:rPr>
      </w:pPr>
      <w:r>
        <w:rPr>
          <w:noProof/>
          <w:szCs w:val="24"/>
          <w:lang w:val="en-US"/>
        </w:rPr>
        <w:drawing>
          <wp:inline distT="0" distB="0" distL="0" distR="0" wp14:anchorId="4546CC16" wp14:editId="48104CFF">
            <wp:extent cx="5924860" cy="2304288"/>
            <wp:effectExtent l="0" t="0" r="0" b="1270"/>
            <wp:docPr id="15" name="Рисунок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5479" cy="2320085"/>
                    </a:xfrm>
                    <a:prstGeom prst="rect">
                      <a:avLst/>
                    </a:prstGeom>
                    <a:noFill/>
                    <a:ln>
                      <a:noFill/>
                    </a:ln>
                  </pic:spPr>
                </pic:pic>
              </a:graphicData>
            </a:graphic>
          </wp:inline>
        </w:drawing>
      </w:r>
    </w:p>
    <w:p w14:paraId="36D60495" w14:textId="0B4F4D57" w:rsidR="00CE3E64" w:rsidRPr="00CE3E64" w:rsidRDefault="00CE3E64" w:rsidP="00CE3E64">
      <w:pPr>
        <w:pStyle w:val="Caption"/>
        <w:rPr>
          <w:sz w:val="22"/>
          <w:szCs w:val="24"/>
          <w:lang w:val="en-US"/>
        </w:rPr>
      </w:pPr>
      <w:bookmarkStart w:id="48" w:name="_Toc478116835"/>
      <w:r w:rsidRPr="00CE3E64">
        <w:rPr>
          <w:sz w:val="22"/>
          <w:lang w:val="en-US"/>
        </w:rPr>
        <w:t xml:space="preserve">Figure </w:t>
      </w:r>
      <w:r w:rsidRPr="00CE3E64">
        <w:rPr>
          <w:sz w:val="22"/>
        </w:rPr>
        <w:fldChar w:fldCharType="begin"/>
      </w:r>
      <w:r w:rsidRPr="00CE3E64">
        <w:rPr>
          <w:sz w:val="22"/>
          <w:lang w:val="en-US"/>
        </w:rPr>
        <w:instrText xml:space="preserve"> SEQ Figure \* ARABIC </w:instrText>
      </w:r>
      <w:r w:rsidRPr="00CE3E64">
        <w:rPr>
          <w:sz w:val="22"/>
        </w:rPr>
        <w:fldChar w:fldCharType="separate"/>
      </w:r>
      <w:r w:rsidR="00FD7435">
        <w:rPr>
          <w:noProof/>
          <w:sz w:val="22"/>
          <w:lang w:val="en-US"/>
        </w:rPr>
        <w:t>1</w:t>
      </w:r>
      <w:r w:rsidRPr="00CE3E64">
        <w:rPr>
          <w:sz w:val="22"/>
        </w:rPr>
        <w:fldChar w:fldCharType="end"/>
      </w:r>
      <w:r w:rsidRPr="00CE3E64">
        <w:rPr>
          <w:sz w:val="22"/>
          <w:lang w:val="en-US"/>
        </w:rPr>
        <w:t xml:space="preserve"> Architecture </w:t>
      </w:r>
      <w:r w:rsidR="000A302F">
        <w:rPr>
          <w:sz w:val="22"/>
          <w:lang w:val="en-US"/>
        </w:rPr>
        <w:t>the</w:t>
      </w:r>
      <w:r w:rsidRPr="00CE3E64">
        <w:rPr>
          <w:sz w:val="22"/>
          <w:lang w:val="en-US"/>
        </w:rPr>
        <w:t xml:space="preserve"> project (common scheme)</w:t>
      </w:r>
      <w:bookmarkEnd w:id="48"/>
    </w:p>
    <w:p w14:paraId="4B7AA69D" w14:textId="77777777" w:rsidR="0021624F" w:rsidRDefault="0021624F" w:rsidP="0021624F">
      <w:pPr>
        <w:rPr>
          <w:szCs w:val="24"/>
          <w:lang w:val="en-US"/>
        </w:rPr>
      </w:pPr>
      <w:r>
        <w:rPr>
          <w:szCs w:val="24"/>
          <w:lang w:val="en-US"/>
        </w:rPr>
        <w:t xml:space="preserve">As </w:t>
      </w:r>
      <w:r w:rsidR="00076AC5">
        <w:rPr>
          <w:szCs w:val="24"/>
          <w:lang w:val="en-US"/>
        </w:rPr>
        <w:t>we</w:t>
      </w:r>
      <w:r>
        <w:rPr>
          <w:szCs w:val="24"/>
          <w:lang w:val="en-US"/>
        </w:rPr>
        <w:t xml:space="preserve"> can see, </w:t>
      </w:r>
      <w:r w:rsidR="00A432FE" w:rsidRPr="00A432FE">
        <w:rPr>
          <w:szCs w:val="24"/>
          <w:lang w:val="en-US"/>
        </w:rPr>
        <w:t xml:space="preserve">to continue the project </w:t>
      </w:r>
      <w:r w:rsidR="009F3E2C">
        <w:rPr>
          <w:szCs w:val="24"/>
          <w:lang w:val="en-US"/>
        </w:rPr>
        <w:t>the additional data sources</w:t>
      </w:r>
      <w:r w:rsidR="009F3E2C" w:rsidRPr="00A432FE">
        <w:rPr>
          <w:szCs w:val="24"/>
          <w:lang w:val="en-US"/>
        </w:rPr>
        <w:t xml:space="preserve"> </w:t>
      </w:r>
      <w:r w:rsidR="00A432FE" w:rsidRPr="00A432FE">
        <w:rPr>
          <w:szCs w:val="24"/>
          <w:lang w:val="en-US"/>
        </w:rPr>
        <w:t>may</w:t>
      </w:r>
      <w:r w:rsidR="00A432FE">
        <w:rPr>
          <w:szCs w:val="24"/>
          <w:lang w:val="en-US"/>
        </w:rPr>
        <w:t xml:space="preserve"> be</w:t>
      </w:r>
      <w:r w:rsidR="00A432FE" w:rsidRPr="00A432FE">
        <w:rPr>
          <w:szCs w:val="24"/>
          <w:lang w:val="en-US"/>
        </w:rPr>
        <w:t xml:space="preserve"> add</w:t>
      </w:r>
      <w:r w:rsidR="00A432FE">
        <w:rPr>
          <w:szCs w:val="24"/>
          <w:lang w:val="en-US"/>
        </w:rPr>
        <w:t>ed</w:t>
      </w:r>
      <w:r>
        <w:rPr>
          <w:szCs w:val="24"/>
          <w:lang w:val="en-US"/>
        </w:rPr>
        <w:t xml:space="preserve">, like sensors in Nice to monitor pollution; user’s personal information, like age, gender, living place, heart rate, using smart watches and social network’s profile information; health data from </w:t>
      </w:r>
      <w:r>
        <w:rPr>
          <w:szCs w:val="24"/>
          <w:lang w:val="en-US"/>
        </w:rPr>
        <w:lastRenderedPageBreak/>
        <w:t xml:space="preserve">healthcare organizations, like hospitals. The next step is </w:t>
      </w:r>
      <w:r w:rsidR="00A432FE">
        <w:rPr>
          <w:szCs w:val="24"/>
          <w:lang w:val="en-US"/>
        </w:rPr>
        <w:t>to integrate the</w:t>
      </w:r>
      <w:r>
        <w:rPr>
          <w:szCs w:val="24"/>
          <w:lang w:val="en-US"/>
        </w:rPr>
        <w:t xml:space="preserve"> data </w:t>
      </w:r>
      <w:r w:rsidR="00A432FE">
        <w:rPr>
          <w:szCs w:val="24"/>
          <w:lang w:val="en-US"/>
        </w:rPr>
        <w:t>in</w:t>
      </w:r>
      <w:r>
        <w:rPr>
          <w:szCs w:val="24"/>
          <w:lang w:val="en-US"/>
        </w:rPr>
        <w:t>to Oracle Bi</w:t>
      </w:r>
      <w:r w:rsidR="00A432FE">
        <w:rPr>
          <w:szCs w:val="24"/>
          <w:lang w:val="en-US"/>
        </w:rPr>
        <w:t xml:space="preserve">g Data Approach. It’s possible </w:t>
      </w:r>
      <w:r>
        <w:rPr>
          <w:szCs w:val="24"/>
          <w:lang w:val="en-US"/>
        </w:rPr>
        <w:t>using ODI</w:t>
      </w:r>
      <w:r w:rsidR="005079E6">
        <w:rPr>
          <w:szCs w:val="24"/>
          <w:lang w:val="en-US"/>
        </w:rPr>
        <w:t xml:space="preserve"> Tool</w:t>
      </w:r>
      <w:r>
        <w:rPr>
          <w:szCs w:val="24"/>
          <w:lang w:val="en-US"/>
        </w:rPr>
        <w:t xml:space="preserve">. As database, </w:t>
      </w:r>
      <w:r w:rsidR="00A432FE">
        <w:rPr>
          <w:szCs w:val="24"/>
          <w:lang w:val="en-US"/>
        </w:rPr>
        <w:t xml:space="preserve">it </w:t>
      </w:r>
      <w:r>
        <w:rPr>
          <w:szCs w:val="24"/>
          <w:lang w:val="en-US"/>
        </w:rPr>
        <w:t xml:space="preserve">can </w:t>
      </w:r>
      <w:r w:rsidR="00A432FE">
        <w:rPr>
          <w:szCs w:val="24"/>
          <w:lang w:val="en-US"/>
        </w:rPr>
        <w:t xml:space="preserve">be </w:t>
      </w:r>
      <w:r>
        <w:rPr>
          <w:szCs w:val="24"/>
          <w:lang w:val="en-US"/>
        </w:rPr>
        <w:t>use</w:t>
      </w:r>
      <w:r w:rsidR="00A432FE">
        <w:rPr>
          <w:szCs w:val="24"/>
          <w:lang w:val="en-US"/>
        </w:rPr>
        <w:t>d</w:t>
      </w:r>
      <w:r>
        <w:rPr>
          <w:szCs w:val="24"/>
          <w:lang w:val="en-US"/>
        </w:rPr>
        <w:t xml:space="preserve"> MongoDB, Oracle NoSQL Database, HDFS (for non-structured and more dynamical updated data) or Oracle SQL Database (for structured and more static data). We use Hadoop Hive as a bridge or a “universal” gates between NoSQL Databases and SQL Databases. It’s a </w:t>
      </w:r>
      <w:r w:rsidR="00A432FE" w:rsidRPr="00A432FE">
        <w:rPr>
          <w:szCs w:val="24"/>
          <w:lang w:val="en-US"/>
        </w:rPr>
        <w:t>relevant</w:t>
      </w:r>
      <w:r w:rsidR="00A432FE">
        <w:rPr>
          <w:szCs w:val="24"/>
          <w:lang w:val="en-US"/>
        </w:rPr>
        <w:t xml:space="preserve"> </w:t>
      </w:r>
      <w:r>
        <w:rPr>
          <w:szCs w:val="24"/>
          <w:lang w:val="en-US"/>
        </w:rPr>
        <w:t xml:space="preserve">solution for </w:t>
      </w:r>
      <w:r w:rsidR="00A432FE">
        <w:rPr>
          <w:szCs w:val="24"/>
          <w:lang w:val="en-US"/>
        </w:rPr>
        <w:t>this</w:t>
      </w:r>
      <w:r>
        <w:rPr>
          <w:szCs w:val="24"/>
          <w:lang w:val="en-US"/>
        </w:rPr>
        <w:t xml:space="preserve"> project. </w:t>
      </w:r>
    </w:p>
    <w:p w14:paraId="3B56B0BF" w14:textId="77777777" w:rsidR="0021624F" w:rsidRDefault="00A432FE" w:rsidP="0021624F">
      <w:pPr>
        <w:rPr>
          <w:szCs w:val="24"/>
          <w:lang w:val="en-US"/>
        </w:rPr>
      </w:pPr>
      <w:r>
        <w:rPr>
          <w:szCs w:val="24"/>
          <w:lang w:val="en-US"/>
        </w:rPr>
        <w:t>A</w:t>
      </w:r>
      <w:r w:rsidRPr="00A432FE">
        <w:rPr>
          <w:szCs w:val="24"/>
          <w:lang w:val="en-US"/>
        </w:rPr>
        <w:t>t the present time</w:t>
      </w:r>
      <w:r w:rsidR="0021624F">
        <w:rPr>
          <w:szCs w:val="24"/>
          <w:lang w:val="en-US"/>
        </w:rPr>
        <w:t xml:space="preserve">, we have two data sources: pollution data from Air PACA service and health data from Pasteur Hospital of Nice. All data are </w:t>
      </w:r>
      <w:r>
        <w:rPr>
          <w:szCs w:val="24"/>
          <w:lang w:val="en-US"/>
        </w:rPr>
        <w:t xml:space="preserve">presented </w:t>
      </w:r>
      <w:r w:rsidR="0021624F">
        <w:rPr>
          <w:szCs w:val="24"/>
          <w:lang w:val="en-US"/>
        </w:rPr>
        <w:t>in .csv files. To store</w:t>
      </w:r>
      <w:r>
        <w:rPr>
          <w:szCs w:val="24"/>
          <w:lang w:val="en-US"/>
        </w:rPr>
        <w:t xml:space="preserve"> the</w:t>
      </w:r>
      <w:r w:rsidR="0021624F">
        <w:rPr>
          <w:szCs w:val="24"/>
          <w:lang w:val="en-US"/>
        </w:rPr>
        <w:t xml:space="preserve"> health data, we use Oracle SQL Server, because</w:t>
      </w:r>
      <w:r w:rsidR="005079E6">
        <w:rPr>
          <w:szCs w:val="24"/>
          <w:lang w:val="en-US"/>
        </w:rPr>
        <w:t>,</w:t>
      </w:r>
      <w:r w:rsidR="0021624F">
        <w:rPr>
          <w:szCs w:val="24"/>
          <w:lang w:val="en-US"/>
        </w:rPr>
        <w:t xml:space="preserve"> in </w:t>
      </w:r>
      <w:r w:rsidR="005079E6">
        <w:rPr>
          <w:szCs w:val="24"/>
          <w:lang w:val="en-US"/>
        </w:rPr>
        <w:t xml:space="preserve">the </w:t>
      </w:r>
      <w:r w:rsidR="0021624F">
        <w:rPr>
          <w:szCs w:val="24"/>
          <w:lang w:val="en-US"/>
        </w:rPr>
        <w:t xml:space="preserve">future, health data from healthcare organizations </w:t>
      </w:r>
      <w:r>
        <w:rPr>
          <w:szCs w:val="24"/>
          <w:lang w:val="en-US"/>
        </w:rPr>
        <w:t>should</w:t>
      </w:r>
      <w:r w:rsidR="0021624F">
        <w:rPr>
          <w:szCs w:val="24"/>
          <w:lang w:val="en-US"/>
        </w:rPr>
        <w:t xml:space="preserve"> be more static, than pollution or user’s data. For pollution data, we </w:t>
      </w:r>
      <w:r>
        <w:rPr>
          <w:szCs w:val="24"/>
          <w:lang w:val="en-US"/>
        </w:rPr>
        <w:t>c</w:t>
      </w:r>
      <w:r w:rsidR="005079E6">
        <w:rPr>
          <w:szCs w:val="24"/>
          <w:lang w:val="en-US"/>
        </w:rPr>
        <w:t>ould</w:t>
      </w:r>
      <w:r>
        <w:rPr>
          <w:szCs w:val="24"/>
          <w:lang w:val="en-US"/>
        </w:rPr>
        <w:t xml:space="preserve"> </w:t>
      </w:r>
      <w:r w:rsidR="0021624F">
        <w:rPr>
          <w:szCs w:val="24"/>
          <w:lang w:val="en-US"/>
        </w:rPr>
        <w:t xml:space="preserve">use one of </w:t>
      </w:r>
      <w:r>
        <w:rPr>
          <w:szCs w:val="24"/>
          <w:lang w:val="en-US"/>
        </w:rPr>
        <w:t>such</w:t>
      </w:r>
      <w:r w:rsidR="0021624F">
        <w:rPr>
          <w:szCs w:val="24"/>
          <w:lang w:val="en-US"/>
        </w:rPr>
        <w:t xml:space="preserve"> databases: Oracle NoSQL Database, MongoDB o</w:t>
      </w:r>
      <w:r w:rsidR="005079E6">
        <w:rPr>
          <w:szCs w:val="24"/>
          <w:lang w:val="en-US"/>
        </w:rPr>
        <w:t>r</w:t>
      </w:r>
      <w:r w:rsidR="0021624F">
        <w:rPr>
          <w:szCs w:val="24"/>
          <w:lang w:val="en-US"/>
        </w:rPr>
        <w:t xml:space="preserve"> HDFS. </w:t>
      </w:r>
    </w:p>
    <w:p w14:paraId="07C775D1" w14:textId="77777777" w:rsidR="0021624F" w:rsidRDefault="0021624F" w:rsidP="0021624F">
      <w:pPr>
        <w:rPr>
          <w:szCs w:val="24"/>
          <w:lang w:val="en-US"/>
        </w:rPr>
      </w:pPr>
    </w:p>
    <w:p w14:paraId="09FF9205" w14:textId="77777777" w:rsidR="0021624F" w:rsidRDefault="0021624F" w:rsidP="00F75019">
      <w:pPr>
        <w:ind w:firstLine="0"/>
        <w:rPr>
          <w:szCs w:val="24"/>
          <w:lang w:val="en-US"/>
        </w:rPr>
      </w:pPr>
      <w:r>
        <w:rPr>
          <w:noProof/>
          <w:szCs w:val="24"/>
          <w:lang w:val="en-US"/>
        </w:rPr>
        <w:drawing>
          <wp:inline distT="0" distB="0" distL="0" distR="0" wp14:anchorId="3466A6C8" wp14:editId="61191FD2">
            <wp:extent cx="4962144" cy="2693630"/>
            <wp:effectExtent l="0" t="0" r="0" b="0"/>
            <wp:docPr id="14" name="Рисунок 14" descr="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80701" cy="2703703"/>
                    </a:xfrm>
                    <a:prstGeom prst="rect">
                      <a:avLst/>
                    </a:prstGeom>
                    <a:noFill/>
                    <a:ln>
                      <a:noFill/>
                    </a:ln>
                  </pic:spPr>
                </pic:pic>
              </a:graphicData>
            </a:graphic>
          </wp:inline>
        </w:drawing>
      </w:r>
    </w:p>
    <w:p w14:paraId="2C917B0C" w14:textId="1837CAD3" w:rsidR="0021624F" w:rsidRPr="008D1876" w:rsidRDefault="008D1876" w:rsidP="008D1876">
      <w:pPr>
        <w:pStyle w:val="Caption"/>
        <w:rPr>
          <w:sz w:val="22"/>
          <w:szCs w:val="24"/>
          <w:lang w:val="en-US"/>
        </w:rPr>
      </w:pPr>
      <w:bookmarkStart w:id="49" w:name="_Toc478116836"/>
      <w:r w:rsidRPr="007E152F">
        <w:rPr>
          <w:sz w:val="22"/>
          <w:lang w:val="en-US"/>
        </w:rPr>
        <w:t xml:space="preserve">Figure </w:t>
      </w:r>
      <w:r w:rsidRPr="008D1876">
        <w:rPr>
          <w:sz w:val="22"/>
        </w:rPr>
        <w:fldChar w:fldCharType="begin"/>
      </w:r>
      <w:r w:rsidRPr="007E152F">
        <w:rPr>
          <w:sz w:val="22"/>
          <w:lang w:val="en-US"/>
        </w:rPr>
        <w:instrText xml:space="preserve"> SEQ Figure \* ARABIC </w:instrText>
      </w:r>
      <w:r w:rsidRPr="008D1876">
        <w:rPr>
          <w:sz w:val="22"/>
        </w:rPr>
        <w:fldChar w:fldCharType="separate"/>
      </w:r>
      <w:r w:rsidR="00FD7435">
        <w:rPr>
          <w:noProof/>
          <w:sz w:val="22"/>
          <w:lang w:val="en-US"/>
        </w:rPr>
        <w:t>2</w:t>
      </w:r>
      <w:r w:rsidRPr="008D1876">
        <w:rPr>
          <w:sz w:val="22"/>
        </w:rPr>
        <w:fldChar w:fldCharType="end"/>
      </w:r>
      <w:r w:rsidRPr="008D1876">
        <w:rPr>
          <w:sz w:val="22"/>
          <w:lang w:val="en-US"/>
        </w:rPr>
        <w:t xml:space="preserve"> Options to store the pollution data</w:t>
      </w:r>
      <w:bookmarkEnd w:id="49"/>
    </w:p>
    <w:p w14:paraId="642A3BCC" w14:textId="77777777" w:rsidR="0021624F" w:rsidRDefault="0021624F" w:rsidP="0021624F">
      <w:pPr>
        <w:rPr>
          <w:szCs w:val="24"/>
          <w:lang w:val="en-US"/>
        </w:rPr>
      </w:pPr>
      <w:r>
        <w:rPr>
          <w:szCs w:val="24"/>
          <w:lang w:val="en-US"/>
        </w:rPr>
        <w:t xml:space="preserve">As </w:t>
      </w:r>
      <w:r w:rsidR="005079E6">
        <w:rPr>
          <w:szCs w:val="24"/>
          <w:lang w:val="en-US"/>
        </w:rPr>
        <w:t>we</w:t>
      </w:r>
      <w:r>
        <w:rPr>
          <w:szCs w:val="24"/>
          <w:lang w:val="en-US"/>
        </w:rPr>
        <w:t xml:space="preserve"> can see on this diagram, we</w:t>
      </w:r>
      <w:r w:rsidR="005079E6">
        <w:rPr>
          <w:szCs w:val="24"/>
          <w:lang w:val="en-US"/>
        </w:rPr>
        <w:t>’ve</w:t>
      </w:r>
      <w:r>
        <w:rPr>
          <w:szCs w:val="24"/>
          <w:lang w:val="en-US"/>
        </w:rPr>
        <w:t xml:space="preserve"> import</w:t>
      </w:r>
      <w:r w:rsidR="005079E6">
        <w:rPr>
          <w:szCs w:val="24"/>
          <w:lang w:val="en-US"/>
        </w:rPr>
        <w:t>ed</w:t>
      </w:r>
      <w:r>
        <w:rPr>
          <w:szCs w:val="24"/>
          <w:lang w:val="en-US"/>
        </w:rPr>
        <w:t xml:space="preserve"> .csv pollution data file </w:t>
      </w:r>
      <w:r w:rsidR="005079E6">
        <w:rPr>
          <w:szCs w:val="24"/>
          <w:lang w:val="en-US"/>
        </w:rPr>
        <w:t>to</w:t>
      </w:r>
      <w:r>
        <w:rPr>
          <w:szCs w:val="24"/>
          <w:lang w:val="en-US"/>
        </w:rPr>
        <w:t xml:space="preserve"> Oracle NoSQL DB, HDFS and MongoDB, then we</w:t>
      </w:r>
      <w:r w:rsidR="005079E6">
        <w:rPr>
          <w:szCs w:val="24"/>
          <w:lang w:val="en-US"/>
        </w:rPr>
        <w:t>’ve made</w:t>
      </w:r>
      <w:r>
        <w:rPr>
          <w:szCs w:val="24"/>
          <w:lang w:val="en-US"/>
        </w:rPr>
        <w:t xml:space="preserve"> external tables in Hadoop Hive. Finally, we</w:t>
      </w:r>
      <w:r w:rsidR="005079E6">
        <w:rPr>
          <w:szCs w:val="24"/>
          <w:lang w:val="en-US"/>
        </w:rPr>
        <w:t xml:space="preserve">’ve created </w:t>
      </w:r>
      <w:r>
        <w:rPr>
          <w:szCs w:val="24"/>
          <w:lang w:val="en-US"/>
        </w:rPr>
        <w:t xml:space="preserve">external tables with pollution data in Oracle SQL Server, making the “bridge” between NoSQL Databases and Oracle SQL Database, using Hadoop Hive. More detailed information can </w:t>
      </w:r>
      <w:r w:rsidR="005079E6">
        <w:rPr>
          <w:szCs w:val="24"/>
          <w:lang w:val="en-US"/>
        </w:rPr>
        <w:t xml:space="preserve">be </w:t>
      </w:r>
      <w:r>
        <w:rPr>
          <w:szCs w:val="24"/>
          <w:lang w:val="en-US"/>
        </w:rPr>
        <w:t>see</w:t>
      </w:r>
      <w:r w:rsidR="005079E6">
        <w:rPr>
          <w:szCs w:val="24"/>
          <w:lang w:val="en-US"/>
        </w:rPr>
        <w:t>n</w:t>
      </w:r>
      <w:r>
        <w:rPr>
          <w:szCs w:val="24"/>
          <w:lang w:val="en-US"/>
        </w:rPr>
        <w:t xml:space="preserve"> on these schemes, also information about importing .csv data files into NoSQL Databases, HDFS, Oracle SQL Database and creating external tables </w:t>
      </w:r>
      <w:r w:rsidR="008D1876">
        <w:rPr>
          <w:szCs w:val="24"/>
          <w:lang w:val="en-US"/>
        </w:rPr>
        <w:t>is presented</w:t>
      </w:r>
      <w:r>
        <w:rPr>
          <w:szCs w:val="24"/>
          <w:lang w:val="en-US"/>
        </w:rPr>
        <w:t xml:space="preserve"> in </w:t>
      </w:r>
      <w:hyperlink w:anchor="_Annexes_1" w:history="1">
        <w:r w:rsidR="008D1876" w:rsidRPr="008D1876">
          <w:rPr>
            <w:rStyle w:val="Hyperlink"/>
            <w:szCs w:val="24"/>
            <w:lang w:val="en-US"/>
          </w:rPr>
          <w:t>Installation Guide</w:t>
        </w:r>
      </w:hyperlink>
      <w:r w:rsidR="008D1876">
        <w:rPr>
          <w:szCs w:val="24"/>
          <w:lang w:val="en-US"/>
        </w:rPr>
        <w:t>.</w:t>
      </w:r>
    </w:p>
    <w:p w14:paraId="4344E30A" w14:textId="77777777" w:rsidR="0021624F" w:rsidRDefault="0021624F" w:rsidP="00F878FC">
      <w:pPr>
        <w:ind w:firstLine="0"/>
        <w:jc w:val="center"/>
        <w:rPr>
          <w:szCs w:val="24"/>
          <w:lang w:val="en-US"/>
        </w:rPr>
      </w:pPr>
      <w:r>
        <w:rPr>
          <w:noProof/>
          <w:szCs w:val="24"/>
          <w:lang w:val="en-US"/>
        </w:rPr>
        <w:lastRenderedPageBreak/>
        <w:drawing>
          <wp:inline distT="0" distB="0" distL="0" distR="0" wp14:anchorId="1BE69AFA" wp14:editId="78D41A92">
            <wp:extent cx="4998720" cy="2710002"/>
            <wp:effectExtent l="0" t="0" r="0" b="0"/>
            <wp:docPr id="13" name="Рисунок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8720" cy="2710002"/>
                    </a:xfrm>
                    <a:prstGeom prst="rect">
                      <a:avLst/>
                    </a:prstGeom>
                    <a:noFill/>
                    <a:ln>
                      <a:noFill/>
                    </a:ln>
                  </pic:spPr>
                </pic:pic>
              </a:graphicData>
            </a:graphic>
          </wp:inline>
        </w:drawing>
      </w:r>
    </w:p>
    <w:p w14:paraId="44C6DFFB" w14:textId="7BC86CC7" w:rsidR="0021624F" w:rsidRPr="0021624F" w:rsidRDefault="0021624F" w:rsidP="0021624F">
      <w:pPr>
        <w:pStyle w:val="Caption"/>
        <w:rPr>
          <w:sz w:val="22"/>
          <w:szCs w:val="24"/>
          <w:lang w:val="en-US"/>
        </w:rPr>
      </w:pPr>
      <w:bookmarkStart w:id="50" w:name="_Toc478116837"/>
      <w:r w:rsidRPr="0021624F">
        <w:rPr>
          <w:sz w:val="22"/>
          <w:lang w:val="en-US"/>
        </w:rPr>
        <w:t xml:space="preserve">Figure </w:t>
      </w:r>
      <w:r w:rsidRPr="0021624F">
        <w:rPr>
          <w:sz w:val="22"/>
        </w:rPr>
        <w:fldChar w:fldCharType="begin"/>
      </w:r>
      <w:r w:rsidRPr="0021624F">
        <w:rPr>
          <w:sz w:val="22"/>
          <w:lang w:val="en-US"/>
        </w:rPr>
        <w:instrText xml:space="preserve"> SEQ Figure \* ARABIC </w:instrText>
      </w:r>
      <w:r w:rsidRPr="0021624F">
        <w:rPr>
          <w:sz w:val="22"/>
        </w:rPr>
        <w:fldChar w:fldCharType="separate"/>
      </w:r>
      <w:r w:rsidR="00FD7435">
        <w:rPr>
          <w:noProof/>
          <w:sz w:val="22"/>
          <w:lang w:val="en-US"/>
        </w:rPr>
        <w:t>3</w:t>
      </w:r>
      <w:r w:rsidRPr="0021624F">
        <w:rPr>
          <w:sz w:val="22"/>
        </w:rPr>
        <w:fldChar w:fldCharType="end"/>
      </w:r>
      <w:r w:rsidR="008D1876">
        <w:rPr>
          <w:sz w:val="22"/>
          <w:lang w:val="en-US"/>
        </w:rPr>
        <w:t xml:space="preserve"> </w:t>
      </w:r>
      <w:r w:rsidR="00115EA8">
        <w:rPr>
          <w:sz w:val="22"/>
          <w:lang w:val="en-US"/>
        </w:rPr>
        <w:t>Case of u</w:t>
      </w:r>
      <w:r w:rsidRPr="0021624F">
        <w:rPr>
          <w:sz w:val="22"/>
          <w:lang w:val="en-US"/>
        </w:rPr>
        <w:t xml:space="preserve">sing Oracle NoSQL Database to store </w:t>
      </w:r>
      <w:r w:rsidR="007E152F">
        <w:rPr>
          <w:sz w:val="22"/>
          <w:lang w:val="en-US"/>
        </w:rPr>
        <w:t xml:space="preserve">the </w:t>
      </w:r>
      <w:r w:rsidRPr="0021624F">
        <w:rPr>
          <w:sz w:val="22"/>
          <w:lang w:val="en-US"/>
        </w:rPr>
        <w:t>pollution data</w:t>
      </w:r>
      <w:bookmarkEnd w:id="50"/>
    </w:p>
    <w:p w14:paraId="1C8B88DC" w14:textId="77777777" w:rsidR="0021624F" w:rsidRDefault="0021624F" w:rsidP="00F878FC">
      <w:pPr>
        <w:ind w:firstLine="0"/>
        <w:jc w:val="center"/>
        <w:rPr>
          <w:szCs w:val="24"/>
          <w:lang w:val="en-US"/>
        </w:rPr>
      </w:pPr>
      <w:r>
        <w:rPr>
          <w:noProof/>
          <w:szCs w:val="24"/>
          <w:lang w:val="en-US"/>
        </w:rPr>
        <w:drawing>
          <wp:inline distT="0" distB="0" distL="0" distR="0" wp14:anchorId="7C0C4441" wp14:editId="7DA35D22">
            <wp:extent cx="5937250" cy="3218815"/>
            <wp:effectExtent l="0" t="0" r="6350" b="635"/>
            <wp:docPr id="9" name="Рисунок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3218815"/>
                    </a:xfrm>
                    <a:prstGeom prst="rect">
                      <a:avLst/>
                    </a:prstGeom>
                    <a:noFill/>
                    <a:ln>
                      <a:noFill/>
                    </a:ln>
                  </pic:spPr>
                </pic:pic>
              </a:graphicData>
            </a:graphic>
          </wp:inline>
        </w:drawing>
      </w:r>
    </w:p>
    <w:p w14:paraId="300E303F" w14:textId="7977AA91" w:rsidR="0021624F" w:rsidRPr="007E152F" w:rsidRDefault="007E152F" w:rsidP="007E152F">
      <w:pPr>
        <w:pStyle w:val="Caption"/>
        <w:rPr>
          <w:sz w:val="22"/>
          <w:szCs w:val="24"/>
          <w:lang w:val="en-US"/>
        </w:rPr>
      </w:pPr>
      <w:bookmarkStart w:id="51" w:name="_Toc478116838"/>
      <w:r w:rsidRPr="007E152F">
        <w:rPr>
          <w:sz w:val="22"/>
          <w:lang w:val="en-US"/>
        </w:rPr>
        <w:t xml:space="preserve">Figure </w:t>
      </w:r>
      <w:r w:rsidRPr="007E152F">
        <w:rPr>
          <w:sz w:val="22"/>
        </w:rPr>
        <w:fldChar w:fldCharType="begin"/>
      </w:r>
      <w:r w:rsidRPr="007E152F">
        <w:rPr>
          <w:sz w:val="22"/>
          <w:lang w:val="en-US"/>
        </w:rPr>
        <w:instrText xml:space="preserve"> SEQ Figure \* ARABIC </w:instrText>
      </w:r>
      <w:r w:rsidRPr="007E152F">
        <w:rPr>
          <w:sz w:val="22"/>
        </w:rPr>
        <w:fldChar w:fldCharType="separate"/>
      </w:r>
      <w:r w:rsidR="00FD7435">
        <w:rPr>
          <w:noProof/>
          <w:sz w:val="22"/>
          <w:lang w:val="en-US"/>
        </w:rPr>
        <w:t>4</w:t>
      </w:r>
      <w:r w:rsidRPr="007E152F">
        <w:rPr>
          <w:sz w:val="22"/>
        </w:rPr>
        <w:fldChar w:fldCharType="end"/>
      </w:r>
      <w:r w:rsidRPr="007E152F">
        <w:rPr>
          <w:sz w:val="22"/>
          <w:lang w:val="en-US"/>
        </w:rPr>
        <w:t xml:space="preserve"> </w:t>
      </w:r>
      <w:r w:rsidR="00115EA8">
        <w:rPr>
          <w:sz w:val="22"/>
          <w:lang w:val="en-US"/>
        </w:rPr>
        <w:t>Case of u</w:t>
      </w:r>
      <w:r w:rsidR="00115EA8" w:rsidRPr="0021624F">
        <w:rPr>
          <w:sz w:val="22"/>
          <w:lang w:val="en-US"/>
        </w:rPr>
        <w:t xml:space="preserve">sing </w:t>
      </w:r>
      <w:r w:rsidRPr="007E152F">
        <w:rPr>
          <w:sz w:val="22"/>
          <w:lang w:val="en-US"/>
        </w:rPr>
        <w:t xml:space="preserve">Mongo DB to store </w:t>
      </w:r>
      <w:r>
        <w:rPr>
          <w:sz w:val="22"/>
          <w:lang w:val="en-US"/>
        </w:rPr>
        <w:t xml:space="preserve">the </w:t>
      </w:r>
      <w:r w:rsidRPr="007E152F">
        <w:rPr>
          <w:sz w:val="22"/>
          <w:lang w:val="en-US"/>
        </w:rPr>
        <w:t>pollution data</w:t>
      </w:r>
      <w:bookmarkEnd w:id="51"/>
    </w:p>
    <w:p w14:paraId="2B5DAFF0" w14:textId="77777777" w:rsidR="0021624F" w:rsidRDefault="0021624F" w:rsidP="00F878FC">
      <w:pPr>
        <w:ind w:firstLine="0"/>
        <w:jc w:val="center"/>
        <w:rPr>
          <w:b/>
          <w:sz w:val="28"/>
          <w:szCs w:val="28"/>
          <w:lang w:val="en-US"/>
        </w:rPr>
      </w:pPr>
      <w:r>
        <w:rPr>
          <w:b/>
          <w:noProof/>
          <w:sz w:val="28"/>
          <w:szCs w:val="28"/>
          <w:lang w:val="en-US"/>
        </w:rPr>
        <w:lastRenderedPageBreak/>
        <w:drawing>
          <wp:inline distT="0" distB="0" distL="0" distR="0" wp14:anchorId="7F38D45D" wp14:editId="4237ED18">
            <wp:extent cx="5937250" cy="3218815"/>
            <wp:effectExtent l="0" t="0" r="6350" b="635"/>
            <wp:docPr id="8" name="Рисунок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3218815"/>
                    </a:xfrm>
                    <a:prstGeom prst="rect">
                      <a:avLst/>
                    </a:prstGeom>
                    <a:noFill/>
                    <a:ln>
                      <a:noFill/>
                    </a:ln>
                  </pic:spPr>
                </pic:pic>
              </a:graphicData>
            </a:graphic>
          </wp:inline>
        </w:drawing>
      </w:r>
    </w:p>
    <w:p w14:paraId="443355DD" w14:textId="0ED30215" w:rsidR="007E152F" w:rsidRPr="007E152F" w:rsidRDefault="007E152F" w:rsidP="007E152F">
      <w:pPr>
        <w:pStyle w:val="Caption"/>
        <w:rPr>
          <w:sz w:val="22"/>
          <w:szCs w:val="24"/>
          <w:lang w:val="en-US"/>
        </w:rPr>
      </w:pPr>
      <w:bookmarkStart w:id="52" w:name="_Toc478116839"/>
      <w:r w:rsidRPr="007E152F">
        <w:rPr>
          <w:sz w:val="22"/>
          <w:lang w:val="en-US"/>
        </w:rPr>
        <w:t xml:space="preserve">Figure </w:t>
      </w:r>
      <w:r w:rsidRPr="007E152F">
        <w:rPr>
          <w:sz w:val="22"/>
        </w:rPr>
        <w:fldChar w:fldCharType="begin"/>
      </w:r>
      <w:r w:rsidRPr="007E152F">
        <w:rPr>
          <w:sz w:val="22"/>
          <w:lang w:val="en-US"/>
        </w:rPr>
        <w:instrText xml:space="preserve"> SEQ Figure \* ARABIC </w:instrText>
      </w:r>
      <w:r w:rsidRPr="007E152F">
        <w:rPr>
          <w:sz w:val="22"/>
        </w:rPr>
        <w:fldChar w:fldCharType="separate"/>
      </w:r>
      <w:r w:rsidR="00FD7435">
        <w:rPr>
          <w:noProof/>
          <w:sz w:val="22"/>
          <w:lang w:val="en-US"/>
        </w:rPr>
        <w:t>5</w:t>
      </w:r>
      <w:r w:rsidRPr="007E152F">
        <w:rPr>
          <w:sz w:val="22"/>
        </w:rPr>
        <w:fldChar w:fldCharType="end"/>
      </w:r>
      <w:r w:rsidRPr="007E152F">
        <w:rPr>
          <w:sz w:val="22"/>
          <w:lang w:val="en-US"/>
        </w:rPr>
        <w:t xml:space="preserve"> </w:t>
      </w:r>
      <w:r w:rsidR="00115EA8">
        <w:rPr>
          <w:sz w:val="22"/>
          <w:lang w:val="en-US"/>
        </w:rPr>
        <w:t>Case of u</w:t>
      </w:r>
      <w:r w:rsidR="00115EA8" w:rsidRPr="0021624F">
        <w:rPr>
          <w:sz w:val="22"/>
          <w:lang w:val="en-US"/>
        </w:rPr>
        <w:t xml:space="preserve">sing </w:t>
      </w:r>
      <w:r w:rsidRPr="007E152F">
        <w:rPr>
          <w:sz w:val="22"/>
          <w:lang w:val="en-US"/>
        </w:rPr>
        <w:t>HDFS to store the pollution data</w:t>
      </w:r>
      <w:bookmarkEnd w:id="52"/>
    </w:p>
    <w:p w14:paraId="0071EAA9" w14:textId="77777777" w:rsidR="0021624F" w:rsidRDefault="0021624F" w:rsidP="0021624F">
      <w:pPr>
        <w:jc w:val="left"/>
        <w:rPr>
          <w:szCs w:val="24"/>
          <w:lang w:val="en-US"/>
        </w:rPr>
      </w:pPr>
      <w:r>
        <w:rPr>
          <w:szCs w:val="24"/>
          <w:lang w:val="en-US"/>
        </w:rPr>
        <w:t xml:space="preserve">The next step is testing, which solution is better; </w:t>
      </w:r>
      <w:r w:rsidR="007E152F">
        <w:rPr>
          <w:szCs w:val="24"/>
          <w:lang w:val="en-US"/>
        </w:rPr>
        <w:t>which</w:t>
      </w:r>
      <w:r>
        <w:rPr>
          <w:szCs w:val="24"/>
          <w:lang w:val="en-US"/>
        </w:rPr>
        <w:t xml:space="preserve"> database queries to pollution data will execute faster. The result of this test </w:t>
      </w:r>
      <w:r w:rsidR="007E152F">
        <w:rPr>
          <w:szCs w:val="24"/>
          <w:lang w:val="en-US"/>
        </w:rPr>
        <w:t>is</w:t>
      </w:r>
      <w:r>
        <w:rPr>
          <w:szCs w:val="24"/>
          <w:lang w:val="en-US"/>
        </w:rPr>
        <w:t xml:space="preserve"> in the table below, also the screenshots of this testing </w:t>
      </w:r>
      <w:r w:rsidR="007E152F">
        <w:rPr>
          <w:szCs w:val="24"/>
          <w:lang w:val="en-US"/>
        </w:rPr>
        <w:t xml:space="preserve">are presented in </w:t>
      </w:r>
      <w:hyperlink w:anchor="_Annexes_1" w:history="1">
        <w:r w:rsidR="007E152F" w:rsidRPr="007E152F">
          <w:rPr>
            <w:rStyle w:val="Hyperlink"/>
            <w:szCs w:val="24"/>
            <w:lang w:val="en-US"/>
          </w:rPr>
          <w:t>Installation Guide</w:t>
        </w:r>
      </w:hyperlink>
      <w:r w:rsidR="007E152F">
        <w:rPr>
          <w:szCs w:val="24"/>
          <w:lang w:val="en-US"/>
        </w:rPr>
        <w:t>.</w:t>
      </w:r>
    </w:p>
    <w:p w14:paraId="2D441409" w14:textId="77777777" w:rsidR="007E152F" w:rsidRDefault="007E152F" w:rsidP="0021624F">
      <w:pPr>
        <w:jc w:val="left"/>
        <w:rPr>
          <w:szCs w:val="24"/>
          <w:lang w:val="en-US"/>
        </w:rPr>
      </w:pPr>
    </w:p>
    <w:tbl>
      <w:tblPr>
        <w:tblStyle w:val="GridTable1Light-Accent5"/>
        <w:tblW w:w="0" w:type="auto"/>
        <w:tblLook w:val="04A0" w:firstRow="1" w:lastRow="0" w:firstColumn="1" w:lastColumn="0" w:noHBand="0" w:noVBand="1"/>
      </w:tblPr>
      <w:tblGrid>
        <w:gridCol w:w="2335"/>
        <w:gridCol w:w="2336"/>
        <w:gridCol w:w="2337"/>
        <w:gridCol w:w="2337"/>
      </w:tblGrid>
      <w:tr w:rsidR="0021624F" w14:paraId="622AE3F1" w14:textId="77777777" w:rsidTr="0021624F">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BDD6EE" w:themeColor="accent5" w:themeTint="66"/>
              <w:left w:val="single" w:sz="4" w:space="0" w:color="BDD6EE" w:themeColor="accent5" w:themeTint="66"/>
              <w:right w:val="single" w:sz="4" w:space="0" w:color="BDD6EE" w:themeColor="accent5" w:themeTint="66"/>
              <w:tl2br w:val="single" w:sz="4" w:space="0" w:color="auto"/>
            </w:tcBorders>
          </w:tcPr>
          <w:p w14:paraId="27C1716B" w14:textId="77777777" w:rsidR="0021624F" w:rsidRDefault="0021624F">
            <w:pPr>
              <w:ind w:firstLine="0"/>
              <w:jc w:val="right"/>
              <w:rPr>
                <w:szCs w:val="24"/>
                <w:lang w:val="en-US"/>
              </w:rPr>
            </w:pPr>
            <w:r>
              <w:rPr>
                <w:szCs w:val="24"/>
                <w:lang w:val="en-US"/>
              </w:rPr>
              <w:t>Database</w:t>
            </w:r>
          </w:p>
          <w:p w14:paraId="4328D42D" w14:textId="77777777" w:rsidR="0021624F" w:rsidRDefault="0021624F">
            <w:pPr>
              <w:ind w:firstLine="0"/>
              <w:jc w:val="left"/>
              <w:rPr>
                <w:szCs w:val="24"/>
                <w:lang w:val="en-US"/>
              </w:rPr>
            </w:pPr>
          </w:p>
          <w:p w14:paraId="10608A52" w14:textId="77777777" w:rsidR="0021624F" w:rsidRDefault="0021624F">
            <w:pPr>
              <w:spacing w:line="240" w:lineRule="auto"/>
              <w:ind w:firstLine="0"/>
              <w:jc w:val="left"/>
              <w:rPr>
                <w:szCs w:val="24"/>
                <w:lang w:val="en-US"/>
              </w:rPr>
            </w:pPr>
            <w:r>
              <w:rPr>
                <w:szCs w:val="24"/>
                <w:lang w:val="en-US"/>
              </w:rPr>
              <w:t>Executing</w:t>
            </w:r>
          </w:p>
          <w:p w14:paraId="62A71DFD" w14:textId="77777777" w:rsidR="0021624F" w:rsidRDefault="0021624F">
            <w:pPr>
              <w:spacing w:line="240" w:lineRule="auto"/>
              <w:ind w:firstLine="0"/>
              <w:jc w:val="left"/>
              <w:rPr>
                <w:szCs w:val="24"/>
                <w:lang w:val="en-US"/>
              </w:rPr>
            </w:pPr>
            <w:r>
              <w:rPr>
                <w:szCs w:val="24"/>
                <w:lang w:val="en-US"/>
              </w:rPr>
              <w:t>time</w:t>
            </w:r>
          </w:p>
        </w:tc>
        <w:tc>
          <w:tcPr>
            <w:tcW w:w="2337" w:type="dxa"/>
            <w:tcBorders>
              <w:top w:val="single" w:sz="4" w:space="0" w:color="BDD6EE" w:themeColor="accent5" w:themeTint="66"/>
              <w:left w:val="single" w:sz="4" w:space="0" w:color="BDD6EE" w:themeColor="accent5" w:themeTint="66"/>
              <w:right w:val="single" w:sz="4" w:space="0" w:color="BDD6EE" w:themeColor="accent5" w:themeTint="66"/>
            </w:tcBorders>
            <w:vAlign w:val="center"/>
            <w:hideMark/>
          </w:tcPr>
          <w:p w14:paraId="40366793" w14:textId="77777777" w:rsidR="0021624F" w:rsidRDefault="0021624F">
            <w:pPr>
              <w:ind w:firstLine="0"/>
              <w:jc w:val="center"/>
              <w:cnfStyle w:val="100000000000" w:firstRow="1" w:lastRow="0" w:firstColumn="0" w:lastColumn="0" w:oddVBand="0" w:evenVBand="0" w:oddHBand="0" w:evenHBand="0" w:firstRowFirstColumn="0" w:firstRowLastColumn="0" w:lastRowFirstColumn="0" w:lastRowLastColumn="0"/>
              <w:rPr>
                <w:szCs w:val="24"/>
                <w:lang w:val="en-US"/>
              </w:rPr>
            </w:pPr>
            <w:r>
              <w:rPr>
                <w:szCs w:val="24"/>
                <w:lang w:val="en-US"/>
              </w:rPr>
              <w:t>Oracle NoSQL DB</w:t>
            </w:r>
          </w:p>
        </w:tc>
        <w:tc>
          <w:tcPr>
            <w:tcW w:w="2338" w:type="dxa"/>
            <w:tcBorders>
              <w:top w:val="single" w:sz="4" w:space="0" w:color="BDD6EE" w:themeColor="accent5" w:themeTint="66"/>
              <w:left w:val="single" w:sz="4" w:space="0" w:color="BDD6EE" w:themeColor="accent5" w:themeTint="66"/>
              <w:right w:val="single" w:sz="4" w:space="0" w:color="BDD6EE" w:themeColor="accent5" w:themeTint="66"/>
            </w:tcBorders>
            <w:vAlign w:val="center"/>
            <w:hideMark/>
          </w:tcPr>
          <w:p w14:paraId="02304521" w14:textId="77777777" w:rsidR="0021624F" w:rsidRDefault="0021624F">
            <w:pPr>
              <w:ind w:firstLine="0"/>
              <w:jc w:val="center"/>
              <w:cnfStyle w:val="100000000000" w:firstRow="1" w:lastRow="0" w:firstColumn="0" w:lastColumn="0" w:oddVBand="0" w:evenVBand="0" w:oddHBand="0" w:evenHBand="0" w:firstRowFirstColumn="0" w:firstRowLastColumn="0" w:lastRowFirstColumn="0" w:lastRowLastColumn="0"/>
              <w:rPr>
                <w:szCs w:val="24"/>
                <w:lang w:val="en-US"/>
              </w:rPr>
            </w:pPr>
            <w:r>
              <w:rPr>
                <w:szCs w:val="24"/>
                <w:lang w:val="en-US"/>
              </w:rPr>
              <w:t>HDFS</w:t>
            </w:r>
          </w:p>
        </w:tc>
        <w:tc>
          <w:tcPr>
            <w:tcW w:w="2338" w:type="dxa"/>
            <w:tcBorders>
              <w:top w:val="single" w:sz="4" w:space="0" w:color="BDD6EE" w:themeColor="accent5" w:themeTint="66"/>
              <w:left w:val="single" w:sz="4" w:space="0" w:color="BDD6EE" w:themeColor="accent5" w:themeTint="66"/>
              <w:right w:val="single" w:sz="4" w:space="0" w:color="BDD6EE" w:themeColor="accent5" w:themeTint="66"/>
            </w:tcBorders>
            <w:vAlign w:val="center"/>
            <w:hideMark/>
          </w:tcPr>
          <w:p w14:paraId="10D8A47C" w14:textId="77777777" w:rsidR="0021624F" w:rsidRDefault="0021624F">
            <w:pPr>
              <w:ind w:firstLine="0"/>
              <w:jc w:val="center"/>
              <w:cnfStyle w:val="100000000000" w:firstRow="1" w:lastRow="0" w:firstColumn="0" w:lastColumn="0" w:oddVBand="0" w:evenVBand="0" w:oddHBand="0" w:evenHBand="0" w:firstRowFirstColumn="0" w:firstRowLastColumn="0" w:lastRowFirstColumn="0" w:lastRowLastColumn="0"/>
              <w:rPr>
                <w:szCs w:val="24"/>
                <w:lang w:val="en-US"/>
              </w:rPr>
            </w:pPr>
            <w:r>
              <w:rPr>
                <w:szCs w:val="24"/>
                <w:lang w:val="en-US"/>
              </w:rPr>
              <w:t>MongoDB</w:t>
            </w:r>
          </w:p>
        </w:tc>
      </w:tr>
      <w:tr w:rsidR="0021624F" w14:paraId="147EAB15" w14:textId="77777777" w:rsidTr="0021624F">
        <w:trPr>
          <w:trHeight w:val="717"/>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vAlign w:val="center"/>
            <w:hideMark/>
          </w:tcPr>
          <w:p w14:paraId="22777C8E" w14:textId="77777777" w:rsidR="0021624F" w:rsidRDefault="0021624F">
            <w:pPr>
              <w:ind w:firstLine="0"/>
              <w:jc w:val="center"/>
              <w:rPr>
                <w:szCs w:val="24"/>
                <w:lang w:val="en-US"/>
              </w:rPr>
            </w:pPr>
            <w:r>
              <w:rPr>
                <w:szCs w:val="24"/>
                <w:lang w:val="en-US"/>
              </w:rPr>
              <w:t>Time (secs.)</w:t>
            </w:r>
          </w:p>
        </w:tc>
        <w:tc>
          <w:tcPr>
            <w:tcW w:w="233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vAlign w:val="center"/>
            <w:hideMark/>
          </w:tcPr>
          <w:p w14:paraId="5CF20B8E" w14:textId="77777777" w:rsidR="0021624F" w:rsidRDefault="0021624F">
            <w:pPr>
              <w:ind w:firstLine="0"/>
              <w:jc w:val="center"/>
              <w:cnfStyle w:val="000000000000" w:firstRow="0" w:lastRow="0" w:firstColumn="0" w:lastColumn="0" w:oddVBand="0" w:evenVBand="0" w:oddHBand="0" w:evenHBand="0" w:firstRowFirstColumn="0" w:firstRowLastColumn="0" w:lastRowFirstColumn="0" w:lastRowLastColumn="0"/>
              <w:rPr>
                <w:b/>
                <w:szCs w:val="24"/>
                <w:lang w:val="en-US"/>
              </w:rPr>
            </w:pPr>
            <w:r>
              <w:rPr>
                <w:b/>
                <w:szCs w:val="24"/>
                <w:lang w:val="en-US"/>
              </w:rPr>
              <w:t>0.83</w:t>
            </w:r>
          </w:p>
        </w:tc>
        <w:tc>
          <w:tcPr>
            <w:tcW w:w="233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vAlign w:val="center"/>
            <w:hideMark/>
          </w:tcPr>
          <w:p w14:paraId="4CB23AB9" w14:textId="77777777" w:rsidR="0021624F" w:rsidRDefault="0021624F">
            <w:pPr>
              <w:ind w:firstLine="0"/>
              <w:jc w:val="center"/>
              <w:cnfStyle w:val="000000000000" w:firstRow="0" w:lastRow="0" w:firstColumn="0" w:lastColumn="0" w:oddVBand="0" w:evenVBand="0" w:oddHBand="0" w:evenHBand="0" w:firstRowFirstColumn="0" w:firstRowLastColumn="0" w:lastRowFirstColumn="0" w:lastRowLastColumn="0"/>
              <w:rPr>
                <w:b/>
                <w:szCs w:val="24"/>
                <w:lang w:val="en-US"/>
              </w:rPr>
            </w:pPr>
            <w:r>
              <w:rPr>
                <w:b/>
                <w:szCs w:val="24"/>
                <w:lang w:val="en-US"/>
              </w:rPr>
              <w:t>0.257</w:t>
            </w:r>
          </w:p>
        </w:tc>
        <w:tc>
          <w:tcPr>
            <w:tcW w:w="233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vAlign w:val="center"/>
            <w:hideMark/>
          </w:tcPr>
          <w:p w14:paraId="6C83B9E0" w14:textId="77777777" w:rsidR="0021624F" w:rsidRDefault="0021624F">
            <w:pPr>
              <w:ind w:firstLine="0"/>
              <w:jc w:val="center"/>
              <w:cnfStyle w:val="000000000000" w:firstRow="0" w:lastRow="0" w:firstColumn="0" w:lastColumn="0" w:oddVBand="0" w:evenVBand="0" w:oddHBand="0" w:evenHBand="0" w:firstRowFirstColumn="0" w:firstRowLastColumn="0" w:lastRowFirstColumn="0" w:lastRowLastColumn="0"/>
              <w:rPr>
                <w:b/>
                <w:szCs w:val="24"/>
                <w:lang w:val="en-US"/>
              </w:rPr>
            </w:pPr>
            <w:r>
              <w:rPr>
                <w:b/>
                <w:szCs w:val="24"/>
                <w:lang w:val="en-US"/>
              </w:rPr>
              <w:t>0.57</w:t>
            </w:r>
          </w:p>
        </w:tc>
      </w:tr>
    </w:tbl>
    <w:p w14:paraId="5A75FCE6" w14:textId="0C9880D9" w:rsidR="00950383" w:rsidRPr="00950383" w:rsidRDefault="00950383" w:rsidP="00950383">
      <w:pPr>
        <w:pStyle w:val="Caption"/>
        <w:rPr>
          <w:sz w:val="22"/>
          <w:szCs w:val="24"/>
          <w:lang w:val="en-US"/>
        </w:rPr>
      </w:pPr>
      <w:bookmarkStart w:id="53" w:name="_Toc478324299"/>
      <w:r w:rsidRPr="006D38C1">
        <w:rPr>
          <w:sz w:val="22"/>
          <w:lang w:val="en-US"/>
        </w:rPr>
        <w:t xml:space="preserve">Table </w:t>
      </w:r>
      <w:r w:rsidRPr="00950383">
        <w:rPr>
          <w:sz w:val="22"/>
        </w:rPr>
        <w:fldChar w:fldCharType="begin"/>
      </w:r>
      <w:r w:rsidRPr="006D38C1">
        <w:rPr>
          <w:sz w:val="22"/>
          <w:lang w:val="en-US"/>
        </w:rPr>
        <w:instrText xml:space="preserve"> SEQ Table \* ARABIC </w:instrText>
      </w:r>
      <w:r w:rsidRPr="00950383">
        <w:rPr>
          <w:sz w:val="22"/>
        </w:rPr>
        <w:fldChar w:fldCharType="separate"/>
      </w:r>
      <w:r w:rsidR="00344F73">
        <w:rPr>
          <w:noProof/>
          <w:sz w:val="22"/>
          <w:lang w:val="en-US"/>
        </w:rPr>
        <w:t>9</w:t>
      </w:r>
      <w:r w:rsidRPr="00950383">
        <w:rPr>
          <w:sz w:val="22"/>
        </w:rPr>
        <w:fldChar w:fldCharType="end"/>
      </w:r>
      <w:r w:rsidRPr="00950383">
        <w:rPr>
          <w:sz w:val="22"/>
          <w:lang w:val="en-US"/>
        </w:rPr>
        <w:t xml:space="preserve"> Result of testing the databases</w:t>
      </w:r>
      <w:bookmarkEnd w:id="53"/>
    </w:p>
    <w:p w14:paraId="7B73ED33" w14:textId="77777777" w:rsidR="0021624F" w:rsidRDefault="0021624F" w:rsidP="0021624F">
      <w:pPr>
        <w:jc w:val="left"/>
        <w:rPr>
          <w:szCs w:val="24"/>
          <w:lang w:val="en-US"/>
        </w:rPr>
      </w:pPr>
      <w:r>
        <w:rPr>
          <w:szCs w:val="24"/>
          <w:lang w:val="en-US"/>
        </w:rPr>
        <w:t xml:space="preserve">As </w:t>
      </w:r>
      <w:r w:rsidR="000B536A">
        <w:rPr>
          <w:szCs w:val="24"/>
          <w:lang w:val="en-US"/>
        </w:rPr>
        <w:t>we</w:t>
      </w:r>
      <w:r>
        <w:rPr>
          <w:szCs w:val="24"/>
          <w:lang w:val="en-US"/>
        </w:rPr>
        <w:t xml:space="preserve"> can see, HDFS shows the best result of speed of the executing queries. So, in our project we</w:t>
      </w:r>
      <w:r w:rsidR="000B536A">
        <w:rPr>
          <w:szCs w:val="24"/>
          <w:lang w:val="en-US"/>
        </w:rPr>
        <w:t>’ve</w:t>
      </w:r>
      <w:r>
        <w:rPr>
          <w:szCs w:val="24"/>
          <w:lang w:val="en-US"/>
        </w:rPr>
        <w:t xml:space="preserve"> decide</w:t>
      </w:r>
      <w:r w:rsidR="000B536A">
        <w:rPr>
          <w:szCs w:val="24"/>
          <w:lang w:val="en-US"/>
        </w:rPr>
        <w:t>d</w:t>
      </w:r>
      <w:r>
        <w:rPr>
          <w:szCs w:val="24"/>
          <w:lang w:val="en-US"/>
        </w:rPr>
        <w:t xml:space="preserve"> to use HDFS to store pollution data and the final architecture of our project is on the scheme below:</w:t>
      </w:r>
    </w:p>
    <w:p w14:paraId="295FC214" w14:textId="77777777" w:rsidR="0021624F" w:rsidRDefault="0021624F" w:rsidP="0021624F">
      <w:pPr>
        <w:jc w:val="left"/>
        <w:rPr>
          <w:szCs w:val="24"/>
          <w:lang w:val="en-US"/>
        </w:rPr>
      </w:pPr>
    </w:p>
    <w:p w14:paraId="59A5392E" w14:textId="77777777" w:rsidR="0021624F" w:rsidRDefault="0021624F" w:rsidP="00F878FC">
      <w:pPr>
        <w:ind w:firstLine="0"/>
        <w:jc w:val="left"/>
        <w:rPr>
          <w:szCs w:val="24"/>
          <w:lang w:val="en-US"/>
        </w:rPr>
      </w:pPr>
      <w:r>
        <w:rPr>
          <w:noProof/>
          <w:szCs w:val="24"/>
          <w:lang w:val="en-US"/>
        </w:rPr>
        <w:lastRenderedPageBreak/>
        <w:drawing>
          <wp:inline distT="0" distB="0" distL="0" distR="0" wp14:anchorId="768F8E8D" wp14:editId="7C5CB972">
            <wp:extent cx="5949950" cy="3572510"/>
            <wp:effectExtent l="0" t="0" r="0" b="8890"/>
            <wp:docPr id="3" name="Рисунок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9950" cy="3572510"/>
                    </a:xfrm>
                    <a:prstGeom prst="rect">
                      <a:avLst/>
                    </a:prstGeom>
                    <a:noFill/>
                    <a:ln>
                      <a:noFill/>
                    </a:ln>
                  </pic:spPr>
                </pic:pic>
              </a:graphicData>
            </a:graphic>
          </wp:inline>
        </w:drawing>
      </w:r>
    </w:p>
    <w:p w14:paraId="328F713A" w14:textId="332CC350" w:rsidR="000B536A" w:rsidRPr="000B536A" w:rsidRDefault="000B536A" w:rsidP="000B536A">
      <w:pPr>
        <w:pStyle w:val="Caption"/>
        <w:rPr>
          <w:sz w:val="22"/>
          <w:szCs w:val="24"/>
          <w:lang w:val="en-US"/>
        </w:rPr>
      </w:pPr>
      <w:bookmarkStart w:id="54" w:name="_Toc478116840"/>
      <w:r w:rsidRPr="00950383">
        <w:rPr>
          <w:sz w:val="22"/>
          <w:lang w:val="en-US"/>
        </w:rPr>
        <w:t xml:space="preserve">Figure </w:t>
      </w:r>
      <w:r w:rsidRPr="000B536A">
        <w:rPr>
          <w:sz w:val="22"/>
        </w:rPr>
        <w:fldChar w:fldCharType="begin"/>
      </w:r>
      <w:r w:rsidRPr="00950383">
        <w:rPr>
          <w:sz w:val="22"/>
          <w:lang w:val="en-US"/>
        </w:rPr>
        <w:instrText xml:space="preserve"> SEQ Figure \* ARABIC </w:instrText>
      </w:r>
      <w:r w:rsidRPr="000B536A">
        <w:rPr>
          <w:sz w:val="22"/>
        </w:rPr>
        <w:fldChar w:fldCharType="separate"/>
      </w:r>
      <w:r w:rsidR="00FD7435">
        <w:rPr>
          <w:noProof/>
          <w:sz w:val="22"/>
          <w:lang w:val="en-US"/>
        </w:rPr>
        <w:t>6</w:t>
      </w:r>
      <w:r w:rsidRPr="000B536A">
        <w:rPr>
          <w:sz w:val="22"/>
        </w:rPr>
        <w:fldChar w:fldCharType="end"/>
      </w:r>
      <w:r w:rsidRPr="000B536A">
        <w:rPr>
          <w:sz w:val="22"/>
          <w:lang w:val="en-US"/>
        </w:rPr>
        <w:t xml:space="preserve"> Current architecture of the project</w:t>
      </w:r>
      <w:bookmarkEnd w:id="54"/>
    </w:p>
    <w:p w14:paraId="43F79DE7" w14:textId="77777777" w:rsidR="001411AF" w:rsidRDefault="0021624F" w:rsidP="0021624F">
      <w:pPr>
        <w:pStyle w:val="Heading2"/>
        <w:rPr>
          <w:lang w:val="en-US"/>
        </w:rPr>
      </w:pPr>
      <w:r>
        <w:rPr>
          <w:lang w:val="en-US"/>
        </w:rPr>
        <w:t xml:space="preserve"> </w:t>
      </w:r>
      <w:bookmarkStart w:id="55" w:name="_Toc478116875"/>
      <w:r w:rsidR="00A10F14">
        <w:rPr>
          <w:lang w:val="en-US"/>
        </w:rPr>
        <w:t xml:space="preserve">7.3 </w:t>
      </w:r>
      <w:r w:rsidR="00A0554C" w:rsidRPr="00A0554C">
        <w:rPr>
          <w:lang w:val="en-US"/>
        </w:rPr>
        <w:t>Managing Health data around Oracle SQL Database 12c in the Oracle Big Data Environment</w:t>
      </w:r>
      <w:bookmarkEnd w:id="55"/>
    </w:p>
    <w:p w14:paraId="0D718CF9" w14:textId="77777777" w:rsidR="000D6F19" w:rsidRPr="000D6F19" w:rsidRDefault="000D6F19" w:rsidP="000D6F19">
      <w:pPr>
        <w:pStyle w:val="Heading3"/>
        <w:rPr>
          <w:lang w:val="en-US"/>
        </w:rPr>
      </w:pPr>
      <w:bookmarkStart w:id="56" w:name="_Toc478116876"/>
      <w:r>
        <w:rPr>
          <w:lang w:val="en-US"/>
        </w:rPr>
        <w:t>7.3.1</w:t>
      </w:r>
      <w:r w:rsidRPr="000D6F19">
        <w:rPr>
          <w:lang w:val="en-US"/>
        </w:rPr>
        <w:t xml:space="preserve"> Importing Health Data to Oracle SQL Database 12c</w:t>
      </w:r>
      <w:bookmarkEnd w:id="56"/>
    </w:p>
    <w:p w14:paraId="5839EF11" w14:textId="77777777" w:rsidR="00A10F14" w:rsidRDefault="000D6F19" w:rsidP="000D6F19">
      <w:pPr>
        <w:rPr>
          <w:lang w:val="en-US"/>
        </w:rPr>
      </w:pPr>
      <w:r w:rsidRPr="000D6F19">
        <w:rPr>
          <w:lang w:val="en-US"/>
        </w:rPr>
        <w:t>To import .csv data files with health information use SQL Developer</w:t>
      </w:r>
      <w:r>
        <w:rPr>
          <w:lang w:val="en-US"/>
        </w:rPr>
        <w:t>, r</w:t>
      </w:r>
      <w:r w:rsidRPr="000D6F19">
        <w:rPr>
          <w:lang w:val="en-US"/>
        </w:rPr>
        <w:t xml:space="preserve">ight click on “Tables” field and select “Import data…” to open “Data Import Wizard”. Next, follow steps in “Data Wizard” to import data as local tables. More detailed instruction with SQL Developer configurations and importing data </w:t>
      </w:r>
      <w:r w:rsidR="00106672">
        <w:rPr>
          <w:lang w:val="en-US"/>
        </w:rPr>
        <w:t>are presented</w:t>
      </w:r>
      <w:r w:rsidRPr="000D6F19">
        <w:rPr>
          <w:lang w:val="en-US"/>
        </w:rPr>
        <w:t xml:space="preserve"> in </w:t>
      </w:r>
      <w:hyperlink w:anchor="_Annexes_1" w:history="1">
        <w:r w:rsidR="006D38C1" w:rsidRPr="006D38C1">
          <w:rPr>
            <w:rStyle w:val="Hyperlink"/>
            <w:lang w:val="en-US"/>
          </w:rPr>
          <w:t>Installation Guide</w:t>
        </w:r>
      </w:hyperlink>
      <w:r w:rsidRPr="000D6F19">
        <w:rPr>
          <w:lang w:val="en-US"/>
        </w:rPr>
        <w:t>.</w:t>
      </w:r>
    </w:p>
    <w:p w14:paraId="41954B5F" w14:textId="77777777" w:rsidR="000D6F19" w:rsidRDefault="000D6F19" w:rsidP="00DD5CDD">
      <w:pPr>
        <w:pStyle w:val="Heading2"/>
        <w:rPr>
          <w:lang w:val="en-US"/>
        </w:rPr>
      </w:pPr>
      <w:bookmarkStart w:id="57" w:name="_Toc478116877"/>
      <w:r>
        <w:rPr>
          <w:lang w:val="en-US"/>
        </w:rPr>
        <w:t>7.</w:t>
      </w:r>
      <w:r w:rsidR="00DD5CDD">
        <w:rPr>
          <w:lang w:val="en-US"/>
        </w:rPr>
        <w:t>4</w:t>
      </w:r>
      <w:r>
        <w:rPr>
          <w:lang w:val="en-US"/>
        </w:rPr>
        <w:t xml:space="preserve"> </w:t>
      </w:r>
      <w:r w:rsidRPr="000D6F19">
        <w:rPr>
          <w:lang w:val="en-US"/>
        </w:rPr>
        <w:t>Managing Pollution data around Oracle NoSQL Database in the Oracle Big Data Environment</w:t>
      </w:r>
      <w:bookmarkEnd w:id="57"/>
    </w:p>
    <w:p w14:paraId="17796071" w14:textId="77777777" w:rsidR="00610CA0" w:rsidRDefault="00610CA0" w:rsidP="00610CA0">
      <w:pPr>
        <w:rPr>
          <w:lang w:val="en-US"/>
        </w:rPr>
      </w:pPr>
      <w:r>
        <w:rPr>
          <w:lang w:val="en-US"/>
        </w:rPr>
        <w:t>To connect to Oracle NoSQL Database, use the command below:</w:t>
      </w:r>
    </w:p>
    <w:p w14:paraId="26759C3B" w14:textId="77777777" w:rsidR="00610CA0" w:rsidRPr="00610CA0" w:rsidRDefault="00610CA0" w:rsidP="00610CA0">
      <w:pPr>
        <w:rPr>
          <w:b/>
          <w:color w:val="2E74B5" w:themeColor="accent5" w:themeShade="BF"/>
          <w:szCs w:val="28"/>
          <w:lang w:val="en-US"/>
        </w:rPr>
      </w:pPr>
      <w:r w:rsidRPr="00610CA0">
        <w:rPr>
          <w:b/>
          <w:color w:val="2E74B5" w:themeColor="accent5" w:themeShade="BF"/>
          <w:szCs w:val="28"/>
          <w:lang w:val="en-US"/>
        </w:rPr>
        <w:t>java -jar $KVHOME/lib/kvstore.jar runadmin -port 5000 -host bigdatalite.localdomain</w:t>
      </w:r>
    </w:p>
    <w:p w14:paraId="08F73A5C" w14:textId="77777777" w:rsidR="00610CA0" w:rsidRDefault="00610CA0" w:rsidP="00610CA0">
      <w:pPr>
        <w:rPr>
          <w:lang w:val="en-US"/>
        </w:rPr>
      </w:pPr>
      <w:r>
        <w:rPr>
          <w:lang w:val="en-US"/>
        </w:rPr>
        <w:t>Then, connect to store:</w:t>
      </w:r>
    </w:p>
    <w:p w14:paraId="0F86945F" w14:textId="77777777" w:rsidR="00610CA0" w:rsidRPr="00610CA0" w:rsidRDefault="00610CA0" w:rsidP="00610CA0">
      <w:pPr>
        <w:rPr>
          <w:b/>
          <w:color w:val="2E74B5" w:themeColor="accent5" w:themeShade="BF"/>
          <w:szCs w:val="28"/>
          <w:lang w:val="en-US"/>
        </w:rPr>
      </w:pPr>
      <w:r w:rsidRPr="00610CA0">
        <w:rPr>
          <w:b/>
          <w:color w:val="2E74B5" w:themeColor="accent5" w:themeShade="BF"/>
          <w:szCs w:val="28"/>
          <w:lang w:val="en-US"/>
        </w:rPr>
        <w:t>connect store -name kvstore</w:t>
      </w:r>
    </w:p>
    <w:p w14:paraId="38F6B5C9" w14:textId="77777777" w:rsidR="00610CA0" w:rsidRPr="00610CA0" w:rsidRDefault="00610CA0" w:rsidP="00610CA0">
      <w:pPr>
        <w:rPr>
          <w:rFonts w:cs="Times New Roman"/>
          <w:szCs w:val="28"/>
          <w:lang w:val="en-US"/>
        </w:rPr>
      </w:pPr>
      <w:r w:rsidRPr="00610CA0">
        <w:rPr>
          <w:rFonts w:cs="Times New Roman"/>
          <w:szCs w:val="28"/>
          <w:lang w:val="en-US"/>
        </w:rPr>
        <w:t xml:space="preserve">To create table “pollution”, print: </w:t>
      </w:r>
    </w:p>
    <w:p w14:paraId="6BA8BF7A" w14:textId="77777777" w:rsidR="00610CA0" w:rsidRPr="00593F0C" w:rsidRDefault="00610CA0" w:rsidP="00593F0C">
      <w:pPr>
        <w:spacing w:after="0"/>
        <w:rPr>
          <w:rFonts w:cs="Times New Roman"/>
          <w:b/>
          <w:color w:val="2E74B5" w:themeColor="accent5" w:themeShade="BF"/>
          <w:szCs w:val="28"/>
          <w:lang w:val="en-US"/>
        </w:rPr>
      </w:pPr>
      <w:r w:rsidRPr="00593F0C">
        <w:rPr>
          <w:rFonts w:cs="Times New Roman"/>
          <w:b/>
          <w:color w:val="2E74B5" w:themeColor="accent5" w:themeShade="BF"/>
          <w:szCs w:val="28"/>
          <w:lang w:val="en-US"/>
        </w:rPr>
        <w:lastRenderedPageBreak/>
        <w:t>execute 'create table pollution (station string, pollutant string, description string, units string, date_pol string, value_pol integer, primary key(shard(date_pol), station, pollutant, value_pol))'</w:t>
      </w:r>
    </w:p>
    <w:p w14:paraId="43C694E5" w14:textId="77777777" w:rsidR="00610CA0" w:rsidRPr="00610CA0" w:rsidRDefault="00106672" w:rsidP="00106672">
      <w:pPr>
        <w:rPr>
          <w:rFonts w:cs="Times New Roman"/>
          <w:szCs w:val="28"/>
          <w:lang w:val="en-US"/>
        </w:rPr>
      </w:pPr>
      <w:r>
        <w:rPr>
          <w:rFonts w:cs="Times New Roman"/>
          <w:szCs w:val="28"/>
          <w:lang w:val="en-US"/>
        </w:rPr>
        <w:t>A</w:t>
      </w:r>
      <w:r w:rsidR="00610CA0" w:rsidRPr="00610CA0">
        <w:rPr>
          <w:rFonts w:cs="Times New Roman"/>
          <w:szCs w:val="28"/>
          <w:lang w:val="en-US"/>
        </w:rPr>
        <w:t>nd then, to import data from data file, use the command:</w:t>
      </w:r>
    </w:p>
    <w:p w14:paraId="344AEC7C" w14:textId="77777777" w:rsidR="00610CA0" w:rsidRPr="00593F0C" w:rsidRDefault="00610CA0" w:rsidP="00610CA0">
      <w:pPr>
        <w:rPr>
          <w:b/>
          <w:color w:val="2E74B5" w:themeColor="accent5" w:themeShade="BF"/>
          <w:szCs w:val="28"/>
          <w:lang w:val="en-US"/>
        </w:rPr>
      </w:pPr>
      <w:r w:rsidRPr="00593F0C">
        <w:rPr>
          <w:b/>
          <w:color w:val="2E74B5" w:themeColor="accent5" w:themeShade="BF"/>
          <w:szCs w:val="28"/>
          <w:lang w:val="en-US"/>
        </w:rPr>
        <w:t>put table -name pollution -file /home/oracle/bigdataProject/json/pollution.json</w:t>
      </w:r>
    </w:p>
    <w:p w14:paraId="395F1BFA" w14:textId="64FC215C" w:rsidR="00593F0C" w:rsidRPr="003A371C" w:rsidRDefault="00593F0C" w:rsidP="00593F0C">
      <w:pPr>
        <w:pStyle w:val="Heading3"/>
        <w:rPr>
          <w:sz w:val="28"/>
          <w:szCs w:val="28"/>
          <w:lang w:val="en-US"/>
        </w:rPr>
      </w:pPr>
      <w:bookmarkStart w:id="58" w:name="_Toc478116878"/>
      <w:r>
        <w:rPr>
          <w:lang w:val="en-US"/>
        </w:rPr>
        <w:t>7.</w:t>
      </w:r>
      <w:r w:rsidR="00DD5CDD">
        <w:rPr>
          <w:lang w:val="en-US"/>
        </w:rPr>
        <w:t>4.1</w:t>
      </w:r>
      <w:r>
        <w:rPr>
          <w:lang w:val="en-US"/>
        </w:rPr>
        <w:t xml:space="preserve"> </w:t>
      </w:r>
      <w:r w:rsidRPr="00703079">
        <w:rPr>
          <w:lang w:val="en-US"/>
        </w:rPr>
        <w:t xml:space="preserve">Managing Pollution data around </w:t>
      </w:r>
      <w:r>
        <w:rPr>
          <w:lang w:val="en-US"/>
        </w:rPr>
        <w:t>MongoDB</w:t>
      </w:r>
      <w:bookmarkEnd w:id="58"/>
    </w:p>
    <w:p w14:paraId="10C111E0" w14:textId="77777777" w:rsidR="00593F0C" w:rsidRDefault="00593F0C" w:rsidP="00593F0C">
      <w:pPr>
        <w:rPr>
          <w:lang w:val="en-US"/>
        </w:rPr>
      </w:pPr>
      <w:r>
        <w:rPr>
          <w:lang w:val="en-US"/>
        </w:rPr>
        <w:t xml:space="preserve">Information about installation and configuration Oracle Server to work with MongoDB </w:t>
      </w:r>
      <w:r w:rsidR="00106672">
        <w:rPr>
          <w:lang w:val="en-US"/>
        </w:rPr>
        <w:t>can be found</w:t>
      </w:r>
      <w:r>
        <w:rPr>
          <w:lang w:val="en-US"/>
        </w:rPr>
        <w:t xml:space="preserve"> in </w:t>
      </w:r>
      <w:hyperlink w:anchor="_Annexes_1" w:history="1">
        <w:r w:rsidR="006D38C1" w:rsidRPr="006D38C1">
          <w:rPr>
            <w:rStyle w:val="Hyperlink"/>
            <w:lang w:val="en-US"/>
          </w:rPr>
          <w:t>Installation Guide</w:t>
        </w:r>
      </w:hyperlink>
      <w:r>
        <w:rPr>
          <w:lang w:val="en-US"/>
        </w:rPr>
        <w:t xml:space="preserve">. Here </w:t>
      </w:r>
      <w:r w:rsidR="00106672">
        <w:rPr>
          <w:lang w:val="en-US"/>
        </w:rPr>
        <w:t>is</w:t>
      </w:r>
      <w:r>
        <w:rPr>
          <w:lang w:val="en-US"/>
        </w:rPr>
        <w:t xml:space="preserve"> describe</w:t>
      </w:r>
      <w:r w:rsidR="00106672">
        <w:rPr>
          <w:lang w:val="en-US"/>
        </w:rPr>
        <w:t>d</w:t>
      </w:r>
      <w:r>
        <w:rPr>
          <w:lang w:val="en-US"/>
        </w:rPr>
        <w:t xml:space="preserve"> importing data mechanism from .csv data files to MongoDB.</w:t>
      </w:r>
    </w:p>
    <w:p w14:paraId="59D77FDC" w14:textId="77777777" w:rsidR="00593F0C" w:rsidRDefault="00593F0C" w:rsidP="00593F0C">
      <w:pPr>
        <w:rPr>
          <w:lang w:val="en-US"/>
        </w:rPr>
      </w:pPr>
      <w:r>
        <w:rPr>
          <w:lang w:val="en-US"/>
        </w:rPr>
        <w:t>To import .csv data file to MongoDB use the command below:</w:t>
      </w:r>
    </w:p>
    <w:p w14:paraId="3B5111AF" w14:textId="77777777" w:rsidR="00593F0C" w:rsidRPr="00593F0C" w:rsidRDefault="00593F0C" w:rsidP="00593F0C">
      <w:pPr>
        <w:rPr>
          <w:b/>
          <w:color w:val="2E74B5" w:themeColor="accent5" w:themeShade="BF"/>
          <w:szCs w:val="28"/>
          <w:lang w:val="en-US"/>
        </w:rPr>
      </w:pPr>
      <w:r w:rsidRPr="00593F0C">
        <w:rPr>
          <w:b/>
          <w:color w:val="2E74B5" w:themeColor="accent5" w:themeShade="BF"/>
          <w:szCs w:val="28"/>
          <w:lang w:val="en-US"/>
        </w:rPr>
        <w:t xml:space="preserve">mongoimport -d bigdataProjectDB -c pollution --type csv --file /home/oracle/bigdataProject/csv/pollution/pollution.csv --headerline </w:t>
      </w:r>
    </w:p>
    <w:p w14:paraId="30203C98" w14:textId="1721762C" w:rsidR="00A0554C" w:rsidRPr="003A371C" w:rsidRDefault="00A0554C" w:rsidP="00A0554C">
      <w:pPr>
        <w:pStyle w:val="Heading3"/>
        <w:rPr>
          <w:sz w:val="28"/>
          <w:szCs w:val="28"/>
          <w:lang w:val="en-US"/>
        </w:rPr>
      </w:pPr>
      <w:bookmarkStart w:id="59" w:name="_Toc478116879"/>
      <w:r>
        <w:rPr>
          <w:lang w:val="en-US"/>
        </w:rPr>
        <w:t>7.</w:t>
      </w:r>
      <w:r w:rsidR="00DD5CDD">
        <w:rPr>
          <w:lang w:val="en-US"/>
        </w:rPr>
        <w:t xml:space="preserve">4.2 </w:t>
      </w:r>
      <w:r w:rsidRPr="00703079">
        <w:rPr>
          <w:lang w:val="en-US"/>
        </w:rPr>
        <w:t xml:space="preserve">Managing Pollution data around </w:t>
      </w:r>
      <w:r>
        <w:rPr>
          <w:lang w:val="en-US"/>
        </w:rPr>
        <w:t>HDFS</w:t>
      </w:r>
      <w:bookmarkEnd w:id="59"/>
      <w:r w:rsidRPr="00703079">
        <w:rPr>
          <w:lang w:val="en-US"/>
        </w:rPr>
        <w:t xml:space="preserve"> </w:t>
      </w:r>
    </w:p>
    <w:p w14:paraId="5FC15AC6" w14:textId="77777777" w:rsidR="00A0554C" w:rsidRDefault="00A0554C" w:rsidP="00A0554C">
      <w:pPr>
        <w:rPr>
          <w:lang w:val="en-US"/>
        </w:rPr>
      </w:pPr>
      <w:r>
        <w:rPr>
          <w:lang w:val="en-US"/>
        </w:rPr>
        <w:t>To import .csv data files to HDFS, first, create the directory, using the command:</w:t>
      </w:r>
    </w:p>
    <w:p w14:paraId="17C449AE" w14:textId="77777777" w:rsidR="00A0554C" w:rsidRPr="0009214B" w:rsidRDefault="00A0554C" w:rsidP="00A0554C">
      <w:pPr>
        <w:rPr>
          <w:b/>
          <w:color w:val="2E74B5" w:themeColor="accent5" w:themeShade="BF"/>
          <w:sz w:val="28"/>
          <w:szCs w:val="28"/>
          <w:lang w:val="en-US"/>
        </w:rPr>
      </w:pPr>
      <w:r w:rsidRPr="0009214B">
        <w:rPr>
          <w:b/>
          <w:color w:val="2E74B5" w:themeColor="accent5" w:themeShade="BF"/>
          <w:sz w:val="28"/>
          <w:szCs w:val="28"/>
          <w:lang w:val="en-US"/>
        </w:rPr>
        <w:t>hdfs dfs -mkdir /pollution</w:t>
      </w:r>
    </w:p>
    <w:p w14:paraId="604B5354" w14:textId="77777777" w:rsidR="00A0554C" w:rsidRDefault="00106672" w:rsidP="00A0554C">
      <w:pPr>
        <w:rPr>
          <w:lang w:val="en-US"/>
        </w:rPr>
      </w:pPr>
      <w:r>
        <w:rPr>
          <w:lang w:val="en-US"/>
        </w:rPr>
        <w:t>A</w:t>
      </w:r>
      <w:r w:rsidR="00A0554C">
        <w:rPr>
          <w:lang w:val="en-US"/>
        </w:rPr>
        <w:t>nd then put data file to this directory:</w:t>
      </w:r>
    </w:p>
    <w:p w14:paraId="44C8A36B" w14:textId="77777777" w:rsidR="00A0554C" w:rsidRPr="00A0554C" w:rsidRDefault="00A0554C" w:rsidP="00A0554C">
      <w:pPr>
        <w:rPr>
          <w:b/>
          <w:color w:val="2E74B5" w:themeColor="accent5" w:themeShade="BF"/>
          <w:szCs w:val="28"/>
          <w:lang w:val="en-US"/>
        </w:rPr>
      </w:pPr>
      <w:r w:rsidRPr="00A0554C">
        <w:rPr>
          <w:b/>
          <w:color w:val="2E74B5" w:themeColor="accent5" w:themeShade="BF"/>
          <w:szCs w:val="28"/>
          <w:lang w:val="en-US"/>
        </w:rPr>
        <w:t>hdfs dfs -put /home/oracle/bigdataProject/csv/hdfs/pollution.csv /pollution</w:t>
      </w:r>
    </w:p>
    <w:p w14:paraId="60321AE8" w14:textId="77777777" w:rsidR="00A0554C" w:rsidRPr="00A0554C" w:rsidRDefault="00A0554C" w:rsidP="00A0554C">
      <w:pPr>
        <w:pStyle w:val="Heading3"/>
        <w:rPr>
          <w:lang w:val="en-US"/>
        </w:rPr>
      </w:pPr>
      <w:bookmarkStart w:id="60" w:name="_Toc478116880"/>
      <w:r>
        <w:rPr>
          <w:lang w:val="en-US"/>
        </w:rPr>
        <w:t>7.</w:t>
      </w:r>
      <w:r w:rsidR="00DD5CDD">
        <w:rPr>
          <w:lang w:val="en-US"/>
        </w:rPr>
        <w:t>4.3</w:t>
      </w:r>
      <w:r>
        <w:rPr>
          <w:lang w:val="en-US"/>
        </w:rPr>
        <w:t xml:space="preserve"> </w:t>
      </w:r>
      <w:r w:rsidRPr="00A0554C">
        <w:rPr>
          <w:lang w:val="en-US"/>
        </w:rPr>
        <w:t>Creating Oracle NoSQL, MongoDB and HDFS external tables on Hive</w:t>
      </w:r>
      <w:bookmarkEnd w:id="60"/>
    </w:p>
    <w:p w14:paraId="7D3F2AB7" w14:textId="77777777" w:rsidR="00A0554C" w:rsidRDefault="00A0554C" w:rsidP="00A0554C">
      <w:pPr>
        <w:rPr>
          <w:lang w:val="en-US"/>
        </w:rPr>
      </w:pPr>
      <w:r>
        <w:rPr>
          <w:lang w:val="en-US"/>
        </w:rPr>
        <w:t>How to connect to Hadoop Hive is describe</w:t>
      </w:r>
      <w:r w:rsidR="006D38C1">
        <w:rPr>
          <w:lang w:val="en-US"/>
        </w:rPr>
        <w:t>d</w:t>
      </w:r>
      <w:r>
        <w:rPr>
          <w:lang w:val="en-US"/>
        </w:rPr>
        <w:t xml:space="preserve"> in </w:t>
      </w:r>
      <w:hyperlink w:anchor="_Annexes_1" w:history="1">
        <w:r w:rsidR="006D38C1" w:rsidRPr="006D38C1">
          <w:rPr>
            <w:rStyle w:val="Hyperlink"/>
            <w:lang w:val="en-US"/>
          </w:rPr>
          <w:t>Installation Guide</w:t>
        </w:r>
      </w:hyperlink>
      <w:r w:rsidR="006D38C1">
        <w:rPr>
          <w:lang w:val="en-US"/>
        </w:rPr>
        <w:t>.</w:t>
      </w:r>
    </w:p>
    <w:p w14:paraId="7B56B905" w14:textId="77777777" w:rsidR="00A0554C" w:rsidRDefault="00A0554C" w:rsidP="00A0554C">
      <w:pPr>
        <w:rPr>
          <w:lang w:val="en-US"/>
        </w:rPr>
      </w:pPr>
      <w:r>
        <w:rPr>
          <w:lang w:val="en-US"/>
        </w:rPr>
        <w:t>To create Oracle NoSQL external table on Hive, print:</w:t>
      </w:r>
    </w:p>
    <w:p w14:paraId="4904EF79" w14:textId="77777777" w:rsidR="00A0554C" w:rsidRPr="00A0554C"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A0554C">
        <w:rPr>
          <w:rFonts w:ascii="Times New Roman" w:hAnsi="Times New Roman" w:cs="Times New Roman"/>
          <w:b/>
          <w:color w:val="2E74B5" w:themeColor="accent5" w:themeShade="BF"/>
          <w:spacing w:val="2"/>
          <w:sz w:val="24"/>
          <w:szCs w:val="28"/>
          <w:lang w:val="en-US"/>
        </w:rPr>
        <w:t>create external table pollution_kv (station string, pollutant string, description string, units string, date_pol string, value_pol int)</w:t>
      </w:r>
    </w:p>
    <w:p w14:paraId="5D63DC22" w14:textId="77777777" w:rsidR="00A0554C" w:rsidRPr="00A0554C"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A0554C">
        <w:rPr>
          <w:rFonts w:ascii="Times New Roman" w:hAnsi="Times New Roman" w:cs="Times New Roman"/>
          <w:b/>
          <w:color w:val="2E74B5" w:themeColor="accent5" w:themeShade="BF"/>
          <w:spacing w:val="2"/>
          <w:sz w:val="24"/>
          <w:szCs w:val="28"/>
          <w:lang w:val="en-US"/>
        </w:rPr>
        <w:t>stored by 'oracle.kv.hadoop.hive.table.TableStorageHandler'</w:t>
      </w:r>
    </w:p>
    <w:p w14:paraId="5B00E2C3" w14:textId="77777777" w:rsidR="00A0554C" w:rsidRPr="00A0554C"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A0554C">
        <w:rPr>
          <w:rFonts w:ascii="Times New Roman" w:hAnsi="Times New Roman" w:cs="Times New Roman"/>
          <w:b/>
          <w:color w:val="2E74B5" w:themeColor="accent5" w:themeShade="BF"/>
          <w:spacing w:val="2"/>
          <w:sz w:val="24"/>
          <w:szCs w:val="28"/>
          <w:lang w:val="en-US"/>
        </w:rPr>
        <w:t>tblproperties</w:t>
      </w:r>
    </w:p>
    <w:p w14:paraId="4C082795" w14:textId="77777777" w:rsidR="00A0554C" w:rsidRPr="00A0554C"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A0554C">
        <w:rPr>
          <w:rFonts w:ascii="Times New Roman" w:hAnsi="Times New Roman" w:cs="Times New Roman"/>
          <w:b/>
          <w:color w:val="2E74B5" w:themeColor="accent5" w:themeShade="BF"/>
          <w:spacing w:val="2"/>
          <w:sz w:val="24"/>
          <w:szCs w:val="28"/>
          <w:lang w:val="en-US"/>
        </w:rPr>
        <w:t>('oracle.kv.kvstore'='kvstore',</w:t>
      </w:r>
    </w:p>
    <w:p w14:paraId="6FE369AD" w14:textId="77777777" w:rsidR="00A0554C" w:rsidRPr="00A0554C"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A0554C">
        <w:rPr>
          <w:rFonts w:ascii="Times New Roman" w:hAnsi="Times New Roman" w:cs="Times New Roman"/>
          <w:b/>
          <w:color w:val="2E74B5" w:themeColor="accent5" w:themeShade="BF"/>
          <w:spacing w:val="2"/>
          <w:sz w:val="24"/>
          <w:szCs w:val="28"/>
          <w:lang w:val="en-US"/>
        </w:rPr>
        <w:t>'oracle.kv.host'='bigdatalite.localdomain:5000',</w:t>
      </w:r>
    </w:p>
    <w:p w14:paraId="0259F6EE" w14:textId="77777777" w:rsidR="00A0554C" w:rsidRPr="00A0554C"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A0554C">
        <w:rPr>
          <w:rFonts w:ascii="Times New Roman" w:hAnsi="Times New Roman" w:cs="Times New Roman"/>
          <w:b/>
          <w:color w:val="2E74B5" w:themeColor="accent5" w:themeShade="BF"/>
          <w:spacing w:val="2"/>
          <w:sz w:val="24"/>
          <w:szCs w:val="28"/>
          <w:lang w:val="en-US"/>
        </w:rPr>
        <w:t>'oracle.kv.hadoop.host'='bigdatalite.localdomain/127.0.0.1',</w:t>
      </w:r>
    </w:p>
    <w:p w14:paraId="5062BD49" w14:textId="77777777" w:rsidR="00A0554C" w:rsidRPr="00A0554C"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A0554C">
        <w:rPr>
          <w:rFonts w:ascii="Times New Roman" w:hAnsi="Times New Roman" w:cs="Times New Roman"/>
          <w:b/>
          <w:color w:val="2E74B5" w:themeColor="accent5" w:themeShade="BF"/>
          <w:spacing w:val="2"/>
          <w:sz w:val="24"/>
          <w:szCs w:val="28"/>
          <w:lang w:val="en-US"/>
        </w:rPr>
        <w:t>'oracle.kv.tableName'='pollution');</w:t>
      </w:r>
    </w:p>
    <w:p w14:paraId="77047588" w14:textId="77777777" w:rsidR="00A0554C" w:rsidRDefault="00A0554C" w:rsidP="00A0554C">
      <w:pPr>
        <w:rPr>
          <w:lang w:val="en-US"/>
        </w:rPr>
      </w:pPr>
      <w:r>
        <w:rPr>
          <w:lang w:val="en-US"/>
        </w:rPr>
        <w:t>To create MongoDB external table on Hive, use the command below:</w:t>
      </w:r>
    </w:p>
    <w:p w14:paraId="011DD55A" w14:textId="77777777" w:rsidR="00A0554C" w:rsidRPr="00A0554C"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A0554C">
        <w:rPr>
          <w:rFonts w:ascii="Times New Roman" w:hAnsi="Times New Roman" w:cs="Times New Roman"/>
          <w:b/>
          <w:color w:val="2E74B5" w:themeColor="accent5" w:themeShade="BF"/>
          <w:spacing w:val="2"/>
          <w:sz w:val="24"/>
          <w:szCs w:val="28"/>
          <w:lang w:val="en-US"/>
        </w:rPr>
        <w:lastRenderedPageBreak/>
        <w:t xml:space="preserve">CREATE EXTERNAL TABLE pollution_mongo(  </w:t>
      </w:r>
    </w:p>
    <w:p w14:paraId="708E8362" w14:textId="77777777" w:rsidR="00A0554C" w:rsidRPr="00A0554C"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A0554C">
        <w:rPr>
          <w:rFonts w:ascii="Times New Roman" w:hAnsi="Times New Roman" w:cs="Times New Roman"/>
          <w:b/>
          <w:color w:val="2E74B5" w:themeColor="accent5" w:themeShade="BF"/>
          <w:spacing w:val="2"/>
          <w:sz w:val="24"/>
          <w:szCs w:val="28"/>
          <w:lang w:val="en-US"/>
        </w:rPr>
        <w:t xml:space="preserve">  station string, pollutant string, description string, units string, date_pol string, value_pol int)</w:t>
      </w:r>
    </w:p>
    <w:p w14:paraId="26532E75" w14:textId="77777777" w:rsidR="00A0554C" w:rsidRPr="00A0554C"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A0554C">
        <w:rPr>
          <w:rFonts w:ascii="Times New Roman" w:hAnsi="Times New Roman" w:cs="Times New Roman"/>
          <w:b/>
          <w:color w:val="2E74B5" w:themeColor="accent5" w:themeShade="BF"/>
          <w:spacing w:val="2"/>
          <w:sz w:val="24"/>
          <w:szCs w:val="28"/>
          <w:lang w:val="en-US"/>
        </w:rPr>
        <w:t xml:space="preserve">ROW FORMAT SERDE  </w:t>
      </w:r>
    </w:p>
    <w:p w14:paraId="6029F413" w14:textId="77777777" w:rsidR="00A0554C" w:rsidRPr="00A0554C"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A0554C">
        <w:rPr>
          <w:rFonts w:ascii="Times New Roman" w:hAnsi="Times New Roman" w:cs="Times New Roman"/>
          <w:b/>
          <w:color w:val="2E74B5" w:themeColor="accent5" w:themeShade="BF"/>
          <w:spacing w:val="2"/>
          <w:sz w:val="24"/>
          <w:szCs w:val="28"/>
          <w:lang w:val="en-US"/>
        </w:rPr>
        <w:t xml:space="preserve">  'com.mongodb.hadoop.hive.BSONSerDe' </w:t>
      </w:r>
    </w:p>
    <w:p w14:paraId="4485783C" w14:textId="77777777" w:rsidR="00A0554C" w:rsidRPr="00A0554C"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A0554C">
        <w:rPr>
          <w:rFonts w:ascii="Times New Roman" w:hAnsi="Times New Roman" w:cs="Times New Roman"/>
          <w:b/>
          <w:color w:val="2E74B5" w:themeColor="accent5" w:themeShade="BF"/>
          <w:spacing w:val="2"/>
          <w:sz w:val="24"/>
          <w:szCs w:val="28"/>
          <w:lang w:val="en-US"/>
        </w:rPr>
        <w:t xml:space="preserve">STORED BY  </w:t>
      </w:r>
    </w:p>
    <w:p w14:paraId="4F626EE3" w14:textId="77777777" w:rsidR="00A0554C" w:rsidRPr="00A0554C"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A0554C">
        <w:rPr>
          <w:rFonts w:ascii="Times New Roman" w:hAnsi="Times New Roman" w:cs="Times New Roman"/>
          <w:b/>
          <w:color w:val="2E74B5" w:themeColor="accent5" w:themeShade="BF"/>
          <w:spacing w:val="2"/>
          <w:sz w:val="24"/>
          <w:szCs w:val="28"/>
          <w:lang w:val="en-US"/>
        </w:rPr>
        <w:t xml:space="preserve">  'com.mongodb.hadoop.hive.MongoStorageHandler' </w:t>
      </w:r>
    </w:p>
    <w:p w14:paraId="0E44D32F" w14:textId="77777777" w:rsidR="00A0554C" w:rsidRPr="00A0554C"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A0554C">
        <w:rPr>
          <w:rFonts w:ascii="Times New Roman" w:hAnsi="Times New Roman" w:cs="Times New Roman"/>
          <w:b/>
          <w:color w:val="2E74B5" w:themeColor="accent5" w:themeShade="BF"/>
          <w:spacing w:val="2"/>
          <w:sz w:val="24"/>
          <w:szCs w:val="28"/>
          <w:lang w:val="en-US"/>
        </w:rPr>
        <w:t xml:space="preserve">WITH SERDEPROPERTIES (  </w:t>
      </w:r>
    </w:p>
    <w:p w14:paraId="016667F4" w14:textId="77777777" w:rsidR="00A0554C" w:rsidRPr="00A0554C"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A0554C">
        <w:rPr>
          <w:rFonts w:ascii="Times New Roman" w:hAnsi="Times New Roman" w:cs="Times New Roman"/>
          <w:b/>
          <w:color w:val="2E74B5" w:themeColor="accent5" w:themeShade="BF"/>
          <w:spacing w:val="2"/>
          <w:sz w:val="24"/>
          <w:szCs w:val="28"/>
          <w:lang w:val="en-US"/>
        </w:rPr>
        <w:t xml:space="preserve">  'mongo.columns.mapping'='{"station":"station",</w:t>
      </w:r>
    </w:p>
    <w:p w14:paraId="50AE9FC1" w14:textId="77777777" w:rsidR="00A0554C" w:rsidRPr="00A0554C"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fr-FR"/>
        </w:rPr>
      </w:pPr>
      <w:r w:rsidRPr="00A0554C">
        <w:rPr>
          <w:rFonts w:ascii="Times New Roman" w:hAnsi="Times New Roman" w:cs="Times New Roman"/>
          <w:b/>
          <w:color w:val="2E74B5" w:themeColor="accent5" w:themeShade="BF"/>
          <w:spacing w:val="2"/>
          <w:sz w:val="24"/>
          <w:szCs w:val="28"/>
          <w:lang w:val="en-US"/>
        </w:rPr>
        <w:t xml:space="preserve">  </w:t>
      </w:r>
      <w:r w:rsidRPr="00A0554C">
        <w:rPr>
          <w:rFonts w:ascii="Times New Roman" w:hAnsi="Times New Roman" w:cs="Times New Roman"/>
          <w:b/>
          <w:color w:val="2E74B5" w:themeColor="accent5" w:themeShade="BF"/>
          <w:spacing w:val="2"/>
          <w:sz w:val="24"/>
          <w:szCs w:val="28"/>
          <w:lang w:val="fr-FR"/>
        </w:rPr>
        <w:t>"pollutant":"pollutant", "description":"description", "units":"units",</w:t>
      </w:r>
    </w:p>
    <w:p w14:paraId="56339E15" w14:textId="77777777" w:rsidR="00A0554C" w:rsidRPr="00A0554C"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A0554C">
        <w:rPr>
          <w:rFonts w:ascii="Times New Roman" w:hAnsi="Times New Roman" w:cs="Times New Roman"/>
          <w:b/>
          <w:color w:val="2E74B5" w:themeColor="accent5" w:themeShade="BF"/>
          <w:spacing w:val="2"/>
          <w:sz w:val="24"/>
          <w:szCs w:val="28"/>
          <w:lang w:val="fr-FR"/>
        </w:rPr>
        <w:t xml:space="preserve">  </w:t>
      </w:r>
      <w:r w:rsidRPr="00A0554C">
        <w:rPr>
          <w:rFonts w:ascii="Times New Roman" w:hAnsi="Times New Roman" w:cs="Times New Roman"/>
          <w:b/>
          <w:color w:val="2E74B5" w:themeColor="accent5" w:themeShade="BF"/>
          <w:spacing w:val="2"/>
          <w:sz w:val="24"/>
          <w:szCs w:val="28"/>
          <w:lang w:val="en-US"/>
        </w:rPr>
        <w:t>"date_pol":"date_pol", "value_pol":"value_pol"}')</w:t>
      </w:r>
    </w:p>
    <w:p w14:paraId="1544714F" w14:textId="77777777" w:rsidR="00A0554C" w:rsidRPr="00A0554C"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A0554C">
        <w:rPr>
          <w:rFonts w:ascii="Times New Roman" w:hAnsi="Times New Roman" w:cs="Times New Roman"/>
          <w:b/>
          <w:color w:val="2E74B5" w:themeColor="accent5" w:themeShade="BF"/>
          <w:spacing w:val="2"/>
          <w:sz w:val="24"/>
          <w:szCs w:val="28"/>
          <w:lang w:val="en-US"/>
        </w:rPr>
        <w:t xml:space="preserve">TBLPROPERTIES (  </w:t>
      </w:r>
    </w:p>
    <w:p w14:paraId="7DBBA9D4" w14:textId="77777777" w:rsidR="00A0554C" w:rsidRPr="00A0554C"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lang w:val="en-US"/>
        </w:rPr>
      </w:pPr>
      <w:r w:rsidRPr="00A0554C">
        <w:rPr>
          <w:rFonts w:ascii="Times New Roman" w:hAnsi="Times New Roman" w:cs="Times New Roman"/>
          <w:b/>
          <w:color w:val="2E74B5" w:themeColor="accent5" w:themeShade="BF"/>
          <w:spacing w:val="2"/>
          <w:sz w:val="24"/>
          <w:szCs w:val="28"/>
          <w:lang w:val="en-US"/>
        </w:rPr>
        <w:t xml:space="preserve">  'mongo.uri'='mongodb://localhost:27017/bigdataProjectDB.pollution');</w:t>
      </w:r>
    </w:p>
    <w:p w14:paraId="236F2AD2" w14:textId="77777777" w:rsidR="00A0554C" w:rsidRDefault="00A0554C" w:rsidP="00A0554C">
      <w:pPr>
        <w:rPr>
          <w:lang w:val="en-US"/>
        </w:rPr>
      </w:pPr>
      <w:r>
        <w:rPr>
          <w:lang w:val="en-US"/>
        </w:rPr>
        <w:t>To create HDFS external table, use the command:</w:t>
      </w:r>
    </w:p>
    <w:p w14:paraId="7ACA770D" w14:textId="77777777" w:rsidR="00A0554C" w:rsidRPr="00A0554C"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A0554C">
        <w:rPr>
          <w:rFonts w:ascii="Times New Roman" w:hAnsi="Times New Roman" w:cs="Times New Roman"/>
          <w:b/>
          <w:color w:val="2E74B5" w:themeColor="accent5" w:themeShade="BF"/>
          <w:spacing w:val="2"/>
          <w:sz w:val="24"/>
          <w:szCs w:val="28"/>
          <w:lang w:val="en-US"/>
        </w:rPr>
        <w:t>create external table pollution_hdfs (station string, pollutant string,</w:t>
      </w:r>
    </w:p>
    <w:p w14:paraId="444639D7" w14:textId="77777777" w:rsidR="00A0554C" w:rsidRPr="00A0554C"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A0554C">
        <w:rPr>
          <w:rFonts w:ascii="Times New Roman" w:hAnsi="Times New Roman" w:cs="Times New Roman"/>
          <w:b/>
          <w:color w:val="2E74B5" w:themeColor="accent5" w:themeShade="BF"/>
          <w:spacing w:val="2"/>
          <w:sz w:val="24"/>
          <w:szCs w:val="28"/>
          <w:lang w:val="en-US"/>
        </w:rPr>
        <w:t>description string, units string, date_pol string, value_pol int)</w:t>
      </w:r>
    </w:p>
    <w:p w14:paraId="5525BA5B" w14:textId="77777777" w:rsidR="00A0554C" w:rsidRPr="00A0554C"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A0554C">
        <w:rPr>
          <w:rFonts w:ascii="Times New Roman" w:hAnsi="Times New Roman" w:cs="Times New Roman"/>
          <w:b/>
          <w:color w:val="2E74B5" w:themeColor="accent5" w:themeShade="BF"/>
          <w:spacing w:val="2"/>
          <w:sz w:val="24"/>
          <w:szCs w:val="28"/>
          <w:lang w:val="en-US"/>
        </w:rPr>
        <w:t>row format delimited fields terminated by ','</w:t>
      </w:r>
    </w:p>
    <w:p w14:paraId="236B1951" w14:textId="77777777" w:rsidR="00A0554C" w:rsidRPr="00A0554C"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A0554C">
        <w:rPr>
          <w:rFonts w:ascii="Times New Roman" w:hAnsi="Times New Roman" w:cs="Times New Roman"/>
          <w:b/>
          <w:color w:val="2E74B5" w:themeColor="accent5" w:themeShade="BF"/>
          <w:spacing w:val="2"/>
          <w:sz w:val="24"/>
          <w:szCs w:val="28"/>
          <w:lang w:val="en-US"/>
        </w:rPr>
        <w:t>stored as textfile location 'hdfs:/pollution/';</w:t>
      </w:r>
    </w:p>
    <w:p w14:paraId="5EB6ED40" w14:textId="77777777" w:rsidR="00A0554C" w:rsidRPr="00107B2F" w:rsidRDefault="00A0554C" w:rsidP="00A0554C">
      <w:pPr>
        <w:pStyle w:val="Heading3"/>
        <w:rPr>
          <w:lang w:val="en-US"/>
        </w:rPr>
      </w:pPr>
      <w:bookmarkStart w:id="61" w:name="_Toc478116881"/>
      <w:r w:rsidRPr="00A0554C">
        <w:rPr>
          <w:lang w:val="en-US"/>
        </w:rPr>
        <w:t>7.</w:t>
      </w:r>
      <w:r w:rsidR="00DD5CDD">
        <w:rPr>
          <w:lang w:val="en-US"/>
        </w:rPr>
        <w:t>4.4</w:t>
      </w:r>
      <w:r w:rsidRPr="00A0554C">
        <w:rPr>
          <w:lang w:val="en-US"/>
        </w:rPr>
        <w:t xml:space="preserve"> </w:t>
      </w:r>
      <w:r w:rsidRPr="00107B2F">
        <w:rPr>
          <w:lang w:val="en-US"/>
        </w:rPr>
        <w:t>Creating Hive external tables on Oracle SQL Database</w:t>
      </w:r>
      <w:bookmarkEnd w:id="61"/>
    </w:p>
    <w:p w14:paraId="2AB88C43" w14:textId="77777777" w:rsidR="00A0554C" w:rsidRDefault="00A0554C" w:rsidP="00A0554C">
      <w:pPr>
        <w:rPr>
          <w:lang w:val="en-US"/>
        </w:rPr>
      </w:pPr>
      <w:r>
        <w:rPr>
          <w:lang w:val="en-US"/>
        </w:rPr>
        <w:t>To create Hive external tables on Oracle SQL Database, us</w:t>
      </w:r>
      <w:r w:rsidR="00044209">
        <w:rPr>
          <w:lang w:val="en-US"/>
        </w:rPr>
        <w:t xml:space="preserve">e </w:t>
      </w:r>
      <w:r>
        <w:rPr>
          <w:lang w:val="en-US"/>
        </w:rPr>
        <w:t>the commands below:</w:t>
      </w:r>
    </w:p>
    <w:p w14:paraId="04E9C248" w14:textId="77777777" w:rsidR="00A0554C" w:rsidRPr="00044209"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fr-FR"/>
        </w:rPr>
      </w:pPr>
      <w:r w:rsidRPr="00044209">
        <w:rPr>
          <w:rFonts w:ascii="Times New Roman" w:hAnsi="Times New Roman" w:cs="Times New Roman"/>
          <w:b/>
          <w:color w:val="2E74B5" w:themeColor="accent5" w:themeShade="BF"/>
          <w:spacing w:val="2"/>
          <w:sz w:val="24"/>
          <w:szCs w:val="28"/>
          <w:lang w:val="fr-FR"/>
        </w:rPr>
        <w:t>create table pollution_kv (station varchar2(55), pollutant varchar2(10),</w:t>
      </w:r>
    </w:p>
    <w:p w14:paraId="16CEF2C4" w14:textId="77777777" w:rsidR="00A0554C" w:rsidRPr="00044209"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fr-FR"/>
        </w:rPr>
      </w:pPr>
      <w:r w:rsidRPr="00044209">
        <w:rPr>
          <w:rFonts w:ascii="Times New Roman" w:hAnsi="Times New Roman" w:cs="Times New Roman"/>
          <w:b/>
          <w:color w:val="2E74B5" w:themeColor="accent5" w:themeShade="BF"/>
          <w:spacing w:val="2"/>
          <w:sz w:val="24"/>
          <w:szCs w:val="28"/>
          <w:lang w:val="fr-FR"/>
        </w:rPr>
        <w:t>description varchar2(55), units varchar2(12), date_pol varchar2(32),</w:t>
      </w:r>
    </w:p>
    <w:p w14:paraId="1C43FBEF" w14:textId="77777777" w:rsidR="00A0554C" w:rsidRPr="00044209"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044209">
        <w:rPr>
          <w:rFonts w:ascii="Times New Roman" w:hAnsi="Times New Roman" w:cs="Times New Roman"/>
          <w:b/>
          <w:color w:val="2E74B5" w:themeColor="accent5" w:themeShade="BF"/>
          <w:spacing w:val="2"/>
          <w:sz w:val="24"/>
          <w:szCs w:val="28"/>
          <w:lang w:val="en-US"/>
        </w:rPr>
        <w:t>value_pol numeric(8))</w:t>
      </w:r>
    </w:p>
    <w:p w14:paraId="7724B22C" w14:textId="77777777" w:rsidR="00A0554C" w:rsidRPr="00044209"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044209">
        <w:rPr>
          <w:rFonts w:ascii="Times New Roman" w:hAnsi="Times New Roman" w:cs="Times New Roman"/>
          <w:b/>
          <w:color w:val="2E74B5" w:themeColor="accent5" w:themeShade="BF"/>
          <w:spacing w:val="2"/>
          <w:sz w:val="24"/>
          <w:szCs w:val="28"/>
          <w:lang w:val="en-US"/>
        </w:rPr>
        <w:t>organization external (type oracle_hive</w:t>
      </w:r>
    </w:p>
    <w:p w14:paraId="55D44495" w14:textId="77777777" w:rsidR="00A0554C" w:rsidRPr="00044209"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044209">
        <w:rPr>
          <w:rFonts w:ascii="Times New Roman" w:hAnsi="Times New Roman" w:cs="Times New Roman"/>
          <w:b/>
          <w:color w:val="2E74B5" w:themeColor="accent5" w:themeShade="BF"/>
          <w:spacing w:val="2"/>
          <w:sz w:val="24"/>
          <w:szCs w:val="28"/>
          <w:lang w:val="en-US"/>
        </w:rPr>
        <w:t>default directory oracle_bigdata_config</w:t>
      </w:r>
    </w:p>
    <w:p w14:paraId="4B57F90C" w14:textId="77777777" w:rsidR="00A0554C" w:rsidRPr="00044209"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044209">
        <w:rPr>
          <w:rFonts w:ascii="Times New Roman" w:hAnsi="Times New Roman" w:cs="Times New Roman"/>
          <w:b/>
          <w:color w:val="2E74B5" w:themeColor="accent5" w:themeShade="BF"/>
          <w:spacing w:val="2"/>
          <w:sz w:val="24"/>
          <w:szCs w:val="28"/>
          <w:lang w:val="en-US"/>
        </w:rPr>
        <w:t>access parameters (</w:t>
      </w:r>
    </w:p>
    <w:p w14:paraId="08FA10F0" w14:textId="77777777" w:rsidR="00A0554C" w:rsidRPr="00044209"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044209">
        <w:rPr>
          <w:rFonts w:ascii="Times New Roman" w:hAnsi="Times New Roman" w:cs="Times New Roman"/>
          <w:b/>
          <w:color w:val="2E74B5" w:themeColor="accent5" w:themeShade="BF"/>
          <w:spacing w:val="2"/>
          <w:sz w:val="24"/>
          <w:szCs w:val="28"/>
          <w:lang w:val="en-US"/>
        </w:rPr>
        <w:t>com.oracle.bigdata.tablename = bigdataprojectdb.pollution_kv)) reject limit unlimited;</w:t>
      </w:r>
    </w:p>
    <w:p w14:paraId="7C6876EA" w14:textId="77777777" w:rsidR="00A0554C" w:rsidRPr="00A0554C" w:rsidRDefault="00106672" w:rsidP="00044209">
      <w:pPr>
        <w:rPr>
          <w:lang w:val="fr-FR"/>
        </w:rPr>
      </w:pPr>
      <w:r>
        <w:rPr>
          <w:lang w:val="fr-FR"/>
        </w:rPr>
        <w:t>A</w:t>
      </w:r>
      <w:r w:rsidR="00A0554C" w:rsidRPr="00A0554C">
        <w:rPr>
          <w:lang w:val="fr-FR"/>
        </w:rPr>
        <w:t>nd</w:t>
      </w:r>
      <w:r>
        <w:rPr>
          <w:lang w:val="fr-FR"/>
        </w:rPr>
        <w:t> :</w:t>
      </w:r>
    </w:p>
    <w:p w14:paraId="4EA6E3E5" w14:textId="77777777" w:rsidR="00A0554C" w:rsidRPr="00044209"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fr-FR"/>
        </w:rPr>
      </w:pPr>
      <w:r w:rsidRPr="00044209">
        <w:rPr>
          <w:rFonts w:ascii="Times New Roman" w:hAnsi="Times New Roman" w:cs="Times New Roman"/>
          <w:b/>
          <w:color w:val="2E74B5" w:themeColor="accent5" w:themeShade="BF"/>
          <w:spacing w:val="2"/>
          <w:sz w:val="24"/>
          <w:szCs w:val="28"/>
          <w:lang w:val="fr-FR"/>
        </w:rPr>
        <w:t>create table pollution_hdfs (station varchar2(55), pollutant varchar2(10),</w:t>
      </w:r>
    </w:p>
    <w:p w14:paraId="7381AFD0" w14:textId="77777777" w:rsidR="00A0554C" w:rsidRPr="00044209"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fr-FR"/>
        </w:rPr>
      </w:pPr>
      <w:r w:rsidRPr="00044209">
        <w:rPr>
          <w:rFonts w:ascii="Times New Roman" w:hAnsi="Times New Roman" w:cs="Times New Roman"/>
          <w:b/>
          <w:color w:val="2E74B5" w:themeColor="accent5" w:themeShade="BF"/>
          <w:spacing w:val="2"/>
          <w:sz w:val="24"/>
          <w:szCs w:val="28"/>
          <w:lang w:val="fr-FR"/>
        </w:rPr>
        <w:t>description varchar2(55), units varchar2(12), date_pol varchar2(32),</w:t>
      </w:r>
    </w:p>
    <w:p w14:paraId="5142C6C8" w14:textId="77777777" w:rsidR="00A0554C" w:rsidRPr="00044209"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044209">
        <w:rPr>
          <w:rFonts w:ascii="Times New Roman" w:hAnsi="Times New Roman" w:cs="Times New Roman"/>
          <w:b/>
          <w:color w:val="2E74B5" w:themeColor="accent5" w:themeShade="BF"/>
          <w:spacing w:val="2"/>
          <w:sz w:val="24"/>
          <w:szCs w:val="28"/>
          <w:lang w:val="en-US"/>
        </w:rPr>
        <w:t>value_pol numeric(8))</w:t>
      </w:r>
    </w:p>
    <w:p w14:paraId="09D0C931" w14:textId="77777777" w:rsidR="00A0554C" w:rsidRPr="00044209"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044209">
        <w:rPr>
          <w:rFonts w:ascii="Times New Roman" w:hAnsi="Times New Roman" w:cs="Times New Roman"/>
          <w:b/>
          <w:color w:val="2E74B5" w:themeColor="accent5" w:themeShade="BF"/>
          <w:spacing w:val="2"/>
          <w:sz w:val="24"/>
          <w:szCs w:val="28"/>
          <w:lang w:val="en-US"/>
        </w:rPr>
        <w:lastRenderedPageBreak/>
        <w:t>organization external (</w:t>
      </w:r>
    </w:p>
    <w:p w14:paraId="29C30ACF" w14:textId="77777777" w:rsidR="00A0554C" w:rsidRPr="00044209"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044209">
        <w:rPr>
          <w:rFonts w:ascii="Times New Roman" w:hAnsi="Times New Roman" w:cs="Times New Roman"/>
          <w:b/>
          <w:color w:val="2E74B5" w:themeColor="accent5" w:themeShade="BF"/>
          <w:spacing w:val="2"/>
          <w:sz w:val="24"/>
          <w:szCs w:val="28"/>
          <w:lang w:val="en-US"/>
        </w:rPr>
        <w:t>type oracle_hive</w:t>
      </w:r>
    </w:p>
    <w:p w14:paraId="3A826EE8" w14:textId="77777777" w:rsidR="00A0554C" w:rsidRPr="00044209"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044209">
        <w:rPr>
          <w:rFonts w:ascii="Times New Roman" w:hAnsi="Times New Roman" w:cs="Times New Roman"/>
          <w:b/>
          <w:color w:val="2E74B5" w:themeColor="accent5" w:themeShade="BF"/>
          <w:spacing w:val="2"/>
          <w:sz w:val="24"/>
          <w:szCs w:val="28"/>
          <w:lang w:val="en-US"/>
        </w:rPr>
        <w:t>default directory oracle_bigdata_config</w:t>
      </w:r>
    </w:p>
    <w:p w14:paraId="38E58D9A" w14:textId="77777777" w:rsidR="00A0554C" w:rsidRPr="00044209"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044209">
        <w:rPr>
          <w:rFonts w:ascii="Times New Roman" w:hAnsi="Times New Roman" w:cs="Times New Roman"/>
          <w:b/>
          <w:color w:val="2E74B5" w:themeColor="accent5" w:themeShade="BF"/>
          <w:spacing w:val="2"/>
          <w:sz w:val="24"/>
          <w:szCs w:val="28"/>
          <w:lang w:val="en-US"/>
        </w:rPr>
        <w:t>access parameters (</w:t>
      </w:r>
    </w:p>
    <w:p w14:paraId="5976262F" w14:textId="77777777" w:rsidR="00A0554C" w:rsidRPr="00044209" w:rsidRDefault="00A0554C" w:rsidP="00A055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4"/>
          <w:szCs w:val="28"/>
          <w:lang w:val="en-US"/>
        </w:rPr>
      </w:pPr>
      <w:r w:rsidRPr="00044209">
        <w:rPr>
          <w:rFonts w:ascii="Times New Roman" w:hAnsi="Times New Roman" w:cs="Times New Roman"/>
          <w:b/>
          <w:color w:val="2E74B5" w:themeColor="accent5" w:themeShade="BF"/>
          <w:spacing w:val="2"/>
          <w:sz w:val="24"/>
          <w:szCs w:val="28"/>
          <w:lang w:val="en-US"/>
        </w:rPr>
        <w:t>com.oracle.bigdata.tablename = bigdataprojectdb.pollution_hdfs)) reject limit unlimited;</w:t>
      </w:r>
    </w:p>
    <w:p w14:paraId="24A3BFBA" w14:textId="77777777" w:rsidR="00A0554C" w:rsidRDefault="00044209" w:rsidP="00044209">
      <w:pPr>
        <w:rPr>
          <w:lang w:val="en-US"/>
        </w:rPr>
      </w:pPr>
      <w:r>
        <w:rPr>
          <w:lang w:val="en-US"/>
        </w:rPr>
        <w:t xml:space="preserve">Then two external tables has been </w:t>
      </w:r>
      <w:r w:rsidR="00A0554C">
        <w:rPr>
          <w:lang w:val="en-US"/>
        </w:rPr>
        <w:t xml:space="preserve">created </w:t>
      </w:r>
      <w:r>
        <w:rPr>
          <w:lang w:val="en-US"/>
        </w:rPr>
        <w:t>i</w:t>
      </w:r>
      <w:r w:rsidR="00A0554C">
        <w:rPr>
          <w:lang w:val="en-US"/>
        </w:rPr>
        <w:t>n Oracle SQL Database</w:t>
      </w:r>
      <w:r w:rsidR="00A0554C" w:rsidRPr="000605BB">
        <w:rPr>
          <w:lang w:val="en-US"/>
        </w:rPr>
        <w:t>: pollution_kv (Oracle NoSQL DB) and pollution_hdfs (HDFS).</w:t>
      </w:r>
      <w:r w:rsidR="00A0554C">
        <w:rPr>
          <w:lang w:val="en-US"/>
        </w:rPr>
        <w:t xml:space="preserve"> </w:t>
      </w:r>
    </w:p>
    <w:p w14:paraId="38FF1691" w14:textId="77777777" w:rsidR="00A0554C" w:rsidRPr="00044209" w:rsidRDefault="00A0554C" w:rsidP="00044209">
      <w:pPr>
        <w:rPr>
          <w:lang w:val="en-US"/>
        </w:rPr>
      </w:pPr>
      <w:r>
        <w:rPr>
          <w:lang w:val="en-US"/>
        </w:rPr>
        <w:t xml:space="preserve">The next step is testing these tables – with what table queries will execute faster. The details of this test </w:t>
      </w:r>
      <w:r w:rsidR="00111415">
        <w:rPr>
          <w:lang w:val="en-US"/>
        </w:rPr>
        <w:t>are</w:t>
      </w:r>
      <w:r w:rsidR="00044209">
        <w:rPr>
          <w:lang w:val="en-US"/>
        </w:rPr>
        <w:t xml:space="preserve"> described </w:t>
      </w:r>
      <w:r>
        <w:rPr>
          <w:lang w:val="en-US"/>
        </w:rPr>
        <w:t xml:space="preserve">in </w:t>
      </w:r>
      <w:hyperlink w:anchor="_Annexes_1" w:history="1">
        <w:r w:rsidR="006D38C1" w:rsidRPr="006D38C1">
          <w:rPr>
            <w:rStyle w:val="Hyperlink"/>
            <w:lang w:val="en-US"/>
          </w:rPr>
          <w:t>Installation Guide</w:t>
        </w:r>
      </w:hyperlink>
      <w:r w:rsidR="006D38C1">
        <w:rPr>
          <w:lang w:val="en-US"/>
        </w:rPr>
        <w:t>.</w:t>
      </w:r>
    </w:p>
    <w:p w14:paraId="2D1183E8" w14:textId="183C0B61" w:rsidR="001A2E73" w:rsidRDefault="00044209" w:rsidP="001A2E73">
      <w:pPr>
        <w:ind w:firstLine="720"/>
        <w:rPr>
          <w:lang w:val="en-US"/>
        </w:rPr>
      </w:pPr>
      <w:r w:rsidRPr="00044209">
        <w:rPr>
          <w:lang w:val="en-US"/>
        </w:rPr>
        <w:t>Simple select-</w:t>
      </w:r>
      <w:r w:rsidR="00A0554C" w:rsidRPr="00044209">
        <w:rPr>
          <w:lang w:val="en-US"/>
        </w:rPr>
        <w:t>query executes for HDFS in 0.257 sec</w:t>
      </w:r>
      <w:r>
        <w:rPr>
          <w:lang w:val="en-US"/>
        </w:rPr>
        <w:t>ond</w:t>
      </w:r>
      <w:r w:rsidR="00A0554C" w:rsidRPr="00044209">
        <w:rPr>
          <w:lang w:val="en-US"/>
        </w:rPr>
        <w:t xml:space="preserve">s. </w:t>
      </w:r>
      <w:r w:rsidR="00A0554C" w:rsidRPr="001A2E73">
        <w:rPr>
          <w:lang w:val="en-US"/>
        </w:rPr>
        <w:t xml:space="preserve">For Oracle NoSQL the result is </w:t>
      </w:r>
      <w:r w:rsidR="001A2E73" w:rsidRPr="001A2E73">
        <w:rPr>
          <w:lang w:val="en-US"/>
        </w:rPr>
        <w:t>0.83 s</w:t>
      </w:r>
      <w:r w:rsidR="00A0554C" w:rsidRPr="001A2E73">
        <w:rPr>
          <w:lang w:val="en-US"/>
        </w:rPr>
        <w:t xml:space="preserve">. </w:t>
      </w:r>
      <w:r w:rsidR="001A2E73" w:rsidRPr="001A2E73">
        <w:rPr>
          <w:lang w:val="en-US"/>
        </w:rPr>
        <w:t xml:space="preserve">Thus, it will be rational to use </w:t>
      </w:r>
      <w:r w:rsidR="001A2E73">
        <w:rPr>
          <w:lang w:val="en-US"/>
        </w:rPr>
        <w:t>HDFS in this project.</w:t>
      </w:r>
    </w:p>
    <w:p w14:paraId="0EE998B4" w14:textId="2813D6CC" w:rsidR="00C30CA3" w:rsidRDefault="00C30CA3" w:rsidP="00C30CA3">
      <w:pPr>
        <w:pStyle w:val="Heading1"/>
        <w:rPr>
          <w:lang w:val="en-US"/>
        </w:rPr>
      </w:pPr>
      <w:bookmarkStart w:id="62" w:name="_8_Data_Analysis"/>
      <w:bookmarkStart w:id="63" w:name="_Toc478116882"/>
      <w:bookmarkEnd w:id="62"/>
      <w:r>
        <w:rPr>
          <w:lang w:val="en-US"/>
        </w:rPr>
        <w:t>8</w:t>
      </w:r>
      <w:r w:rsidRPr="00E85ED6">
        <w:rPr>
          <w:lang w:val="en-US"/>
        </w:rPr>
        <w:t xml:space="preserve"> Data Analysis with OLAP Query</w:t>
      </w:r>
      <w:bookmarkEnd w:id="63"/>
    </w:p>
    <w:p w14:paraId="3293E3F8" w14:textId="77777777" w:rsidR="00C30CA3" w:rsidRDefault="00C30CA3" w:rsidP="00C30CA3">
      <w:pPr>
        <w:rPr>
          <w:lang w:val="en-US"/>
        </w:rPr>
      </w:pPr>
      <w:r w:rsidRPr="00BA224E">
        <w:rPr>
          <w:lang w:val="en-US"/>
        </w:rPr>
        <w:t>To display the average value of each pollutant on the map, as well as the total number of patients for each station, the following query was used:</w:t>
      </w:r>
    </w:p>
    <w:tbl>
      <w:tblPr>
        <w:tblStyle w:val="TableGrid"/>
        <w:tblW w:w="0" w:type="auto"/>
        <w:tblLook w:val="04A0" w:firstRow="1" w:lastRow="0" w:firstColumn="1" w:lastColumn="0" w:noHBand="0" w:noVBand="1"/>
      </w:tblPr>
      <w:tblGrid>
        <w:gridCol w:w="9345"/>
      </w:tblGrid>
      <w:tr w:rsidR="00C30CA3" w:rsidRPr="00060863" w14:paraId="53E21059" w14:textId="77777777" w:rsidTr="00C30CA3">
        <w:tc>
          <w:tcPr>
            <w:tcW w:w="934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E9D6BDF" w14:textId="77777777" w:rsidR="00C30CA3" w:rsidRPr="007761AB" w:rsidRDefault="00C30CA3" w:rsidP="00C30CA3">
            <w:pPr>
              <w:rPr>
                <w:color w:val="2F5496" w:themeColor="accent1" w:themeShade="BF"/>
                <w:lang w:val="fr-FR"/>
              </w:rPr>
            </w:pPr>
            <w:bookmarkStart w:id="64" w:name="_Hlk477423113"/>
            <w:r w:rsidRPr="007761AB">
              <w:rPr>
                <w:color w:val="2F5496" w:themeColor="accent1" w:themeShade="BF"/>
                <w:lang w:val="fr-FR"/>
              </w:rPr>
              <w:t>SELECT Pollution.station, Pollution.pollutant, AVG(Pollution.value_pol) AS averageValue,</w:t>
            </w:r>
          </w:p>
          <w:p w14:paraId="28402E7E" w14:textId="77777777" w:rsidR="00C30CA3" w:rsidRPr="007761AB" w:rsidRDefault="00C30CA3" w:rsidP="00C30CA3">
            <w:pPr>
              <w:rPr>
                <w:color w:val="2F5496" w:themeColor="accent1" w:themeShade="BF"/>
                <w:lang w:val="en-US"/>
              </w:rPr>
            </w:pPr>
            <w:r w:rsidRPr="007761AB">
              <w:rPr>
                <w:color w:val="2F5496" w:themeColor="accent1" w:themeShade="BF"/>
                <w:lang w:val="en-US"/>
              </w:rPr>
              <w:t>(SELECT COUNT(*) FROM dyspnee WHERE station=Pollution.station GROUP BY station) AS numberOfPatients</w:t>
            </w:r>
          </w:p>
          <w:p w14:paraId="41446194" w14:textId="77777777" w:rsidR="00C30CA3" w:rsidRPr="007761AB" w:rsidRDefault="00C30CA3" w:rsidP="00C30CA3">
            <w:pPr>
              <w:rPr>
                <w:color w:val="2F5496" w:themeColor="accent1" w:themeShade="BF"/>
                <w:lang w:val="en-US"/>
              </w:rPr>
            </w:pPr>
            <w:r w:rsidRPr="007761AB">
              <w:rPr>
                <w:color w:val="2F5496" w:themeColor="accent1" w:themeShade="BF"/>
                <w:lang w:val="en-US"/>
              </w:rPr>
              <w:t xml:space="preserve">FROM Pollution </w:t>
            </w:r>
          </w:p>
          <w:p w14:paraId="77604161" w14:textId="77777777" w:rsidR="00C30CA3" w:rsidRPr="007761AB" w:rsidRDefault="00C30CA3" w:rsidP="00C30CA3">
            <w:pPr>
              <w:rPr>
                <w:color w:val="2F5496" w:themeColor="accent1" w:themeShade="BF"/>
                <w:lang w:val="en-US"/>
              </w:rPr>
            </w:pPr>
            <w:r w:rsidRPr="007761AB">
              <w:rPr>
                <w:color w:val="2F5496" w:themeColor="accent1" w:themeShade="BF"/>
                <w:lang w:val="en-US"/>
              </w:rPr>
              <w:t>GROUP BY Pollution.station, Pollution.pollutant</w:t>
            </w:r>
          </w:p>
          <w:p w14:paraId="42B9258B" w14:textId="77777777" w:rsidR="00C30CA3" w:rsidRDefault="00C30CA3" w:rsidP="00C30CA3">
            <w:pPr>
              <w:rPr>
                <w:lang w:val="en-US"/>
              </w:rPr>
            </w:pPr>
            <w:r w:rsidRPr="007761AB">
              <w:rPr>
                <w:color w:val="2F5496" w:themeColor="accent1" w:themeShade="BF"/>
                <w:lang w:val="en-US"/>
              </w:rPr>
              <w:t>ORDER BY Pollution.station;</w:t>
            </w:r>
          </w:p>
        </w:tc>
      </w:tr>
      <w:bookmarkEnd w:id="64"/>
    </w:tbl>
    <w:p w14:paraId="229A11C8" w14:textId="77777777" w:rsidR="00C30CA3" w:rsidRDefault="00C30CA3" w:rsidP="00C30CA3">
      <w:pPr>
        <w:rPr>
          <w:ins w:id="65" w:author="Ирина Григорьева" w:date="2017-03-22T15:00:00Z"/>
          <w:lang w:val="en-US"/>
        </w:rPr>
      </w:pPr>
    </w:p>
    <w:p w14:paraId="0BA8EB45" w14:textId="77777777" w:rsidR="00C30CA3" w:rsidRDefault="00C30CA3" w:rsidP="00C30CA3">
      <w:pPr>
        <w:ind w:firstLine="0"/>
        <w:rPr>
          <w:lang w:val="en-US"/>
        </w:rPr>
      </w:pPr>
      <w:ins w:id="66" w:author="Ирина Григорьева" w:date="2017-03-22T15:00:00Z">
        <w:r>
          <w:rPr>
            <w:noProof/>
            <w:lang w:val="en-US"/>
          </w:rPr>
          <w:drawing>
            <wp:inline distT="0" distB="0" distL="0" distR="0" wp14:anchorId="5FD249B3" wp14:editId="21624979">
              <wp:extent cx="5943600" cy="1097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097280"/>
                      </a:xfrm>
                      <a:prstGeom prst="rect">
                        <a:avLst/>
                      </a:prstGeom>
                      <a:noFill/>
                      <a:ln>
                        <a:noFill/>
                      </a:ln>
                    </pic:spPr>
                  </pic:pic>
                </a:graphicData>
              </a:graphic>
            </wp:inline>
          </w:drawing>
        </w:r>
      </w:ins>
    </w:p>
    <w:p w14:paraId="6A565FB9" w14:textId="77777777" w:rsidR="00C30CA3" w:rsidRDefault="00C30CA3" w:rsidP="00C30CA3">
      <w:pPr>
        <w:rPr>
          <w:lang w:val="en-US"/>
        </w:rPr>
      </w:pPr>
      <w:r>
        <w:rPr>
          <w:lang w:val="en-US"/>
        </w:rPr>
        <w:t>The queries for preparing health data for analysis in R:</w:t>
      </w:r>
    </w:p>
    <w:tbl>
      <w:tblPr>
        <w:tblStyle w:val="TableGrid"/>
        <w:tblW w:w="0" w:type="auto"/>
        <w:tblLook w:val="04A0" w:firstRow="1" w:lastRow="0" w:firstColumn="1" w:lastColumn="0" w:noHBand="0" w:noVBand="1"/>
      </w:tblPr>
      <w:tblGrid>
        <w:gridCol w:w="9345"/>
      </w:tblGrid>
      <w:tr w:rsidR="00C30CA3" w:rsidRPr="00060863" w14:paraId="4639D554" w14:textId="77777777" w:rsidTr="00C30CA3">
        <w:tc>
          <w:tcPr>
            <w:tcW w:w="934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EA33C1D" w14:textId="77777777" w:rsidR="00C30CA3" w:rsidRPr="00C930F5" w:rsidRDefault="00C30CA3" w:rsidP="00C30CA3">
            <w:pPr>
              <w:jc w:val="left"/>
              <w:rPr>
                <w:color w:val="2F5496" w:themeColor="accent1" w:themeShade="BF"/>
                <w:lang w:val="en-US"/>
              </w:rPr>
            </w:pPr>
            <w:bookmarkStart w:id="67" w:name="_Hlk477423477"/>
            <w:r>
              <w:rPr>
                <w:color w:val="2F5496" w:themeColor="accent1" w:themeShade="BF"/>
                <w:lang w:val="en-US"/>
              </w:rPr>
              <w:t>SELECT</w:t>
            </w:r>
            <w:r w:rsidRPr="00C930F5">
              <w:rPr>
                <w:color w:val="2F5496" w:themeColor="accent1" w:themeShade="BF"/>
                <w:lang w:val="en-US"/>
              </w:rPr>
              <w:t xml:space="preserve"> </w:t>
            </w:r>
            <w:r>
              <w:rPr>
                <w:color w:val="2F5496" w:themeColor="accent1" w:themeShade="BF"/>
                <w:lang w:val="en-US"/>
              </w:rPr>
              <w:t>TO_DATE</w:t>
            </w:r>
            <w:r w:rsidRPr="00C930F5">
              <w:rPr>
                <w:color w:val="2F5496" w:themeColor="accent1" w:themeShade="BF"/>
                <w:lang w:val="en-US"/>
              </w:rPr>
              <w:t>(</w:t>
            </w:r>
            <w:r>
              <w:rPr>
                <w:color w:val="2F5496" w:themeColor="accent1" w:themeShade="BF"/>
                <w:lang w:val="en-US"/>
              </w:rPr>
              <w:t>SUBSTR</w:t>
            </w:r>
            <w:r w:rsidRPr="00C930F5">
              <w:rPr>
                <w:color w:val="2F5496" w:themeColor="accent1" w:themeShade="BF"/>
                <w:lang w:val="en-US"/>
              </w:rPr>
              <w:t xml:space="preserve">(admission, 0, 10),'MM/DD/YYYY') </w:t>
            </w:r>
            <w:r>
              <w:rPr>
                <w:color w:val="2F5496" w:themeColor="accent1" w:themeShade="BF"/>
                <w:lang w:val="en-US"/>
              </w:rPr>
              <w:t>AS</w:t>
            </w:r>
            <w:r w:rsidRPr="00C930F5">
              <w:rPr>
                <w:color w:val="2F5496" w:themeColor="accent1" w:themeShade="BF"/>
                <w:lang w:val="en-US"/>
              </w:rPr>
              <w:t xml:space="preserve"> day_,</w:t>
            </w:r>
          </w:p>
          <w:p w14:paraId="2745DA56" w14:textId="77777777" w:rsidR="00C30CA3" w:rsidRPr="00C930F5" w:rsidRDefault="00C30CA3" w:rsidP="00C30CA3">
            <w:pPr>
              <w:jc w:val="left"/>
              <w:rPr>
                <w:color w:val="2F5496" w:themeColor="accent1" w:themeShade="BF"/>
                <w:lang w:val="en-US"/>
              </w:rPr>
            </w:pPr>
            <w:r>
              <w:rPr>
                <w:color w:val="2F5496" w:themeColor="accent1" w:themeShade="BF"/>
                <w:lang w:val="en-US"/>
              </w:rPr>
              <w:lastRenderedPageBreak/>
              <w:t>COUNT</w:t>
            </w:r>
            <w:r w:rsidRPr="00C930F5">
              <w:rPr>
                <w:color w:val="2F5496" w:themeColor="accent1" w:themeShade="BF"/>
                <w:lang w:val="en-US"/>
              </w:rPr>
              <w:t xml:space="preserve">(*) </w:t>
            </w:r>
            <w:r>
              <w:rPr>
                <w:color w:val="2F5496" w:themeColor="accent1" w:themeShade="BF"/>
                <w:lang w:val="en-US"/>
              </w:rPr>
              <w:t>AS</w:t>
            </w:r>
            <w:r w:rsidRPr="00C930F5">
              <w:rPr>
                <w:color w:val="2F5496" w:themeColor="accent1" w:themeShade="BF"/>
                <w:lang w:val="en-US"/>
              </w:rPr>
              <w:t xml:space="preserve"> numberOfPatients, ((SELECT AVG(numberOfPatients) </w:t>
            </w:r>
            <w:r>
              <w:rPr>
                <w:color w:val="2F5496" w:themeColor="accent1" w:themeShade="BF"/>
                <w:lang w:val="en-US"/>
              </w:rPr>
              <w:t>FROM</w:t>
            </w:r>
          </w:p>
          <w:p w14:paraId="3DD5D8C1" w14:textId="77777777" w:rsidR="00C30CA3" w:rsidRPr="00C930F5" w:rsidRDefault="00C30CA3" w:rsidP="00C30CA3">
            <w:pPr>
              <w:jc w:val="left"/>
              <w:rPr>
                <w:color w:val="2F5496" w:themeColor="accent1" w:themeShade="BF"/>
                <w:lang w:val="en-US"/>
              </w:rPr>
            </w:pPr>
            <w:r w:rsidRPr="00C930F5">
              <w:rPr>
                <w:color w:val="2F5496" w:themeColor="accent1" w:themeShade="BF"/>
                <w:lang w:val="en-US"/>
              </w:rPr>
              <w:t xml:space="preserve">(SELECT </w:t>
            </w:r>
            <w:r>
              <w:rPr>
                <w:color w:val="2F5496" w:themeColor="accent1" w:themeShade="BF"/>
                <w:lang w:val="en-US"/>
              </w:rPr>
              <w:t>TO_DATE</w:t>
            </w:r>
            <w:r w:rsidRPr="00C930F5">
              <w:rPr>
                <w:color w:val="2F5496" w:themeColor="accent1" w:themeShade="BF"/>
                <w:lang w:val="en-US"/>
              </w:rPr>
              <w:t>(</w:t>
            </w:r>
            <w:r>
              <w:rPr>
                <w:color w:val="2F5496" w:themeColor="accent1" w:themeShade="BF"/>
                <w:lang w:val="en-US"/>
              </w:rPr>
              <w:t>SUBSTR(</w:t>
            </w:r>
            <w:r w:rsidRPr="00C930F5">
              <w:rPr>
                <w:color w:val="2F5496" w:themeColor="accent1" w:themeShade="BF"/>
                <w:lang w:val="en-US"/>
              </w:rPr>
              <w:t xml:space="preserve">admission, 0, 10),'MM/DD/YYYY') </w:t>
            </w:r>
            <w:r>
              <w:rPr>
                <w:color w:val="2F5496" w:themeColor="accent1" w:themeShade="BF"/>
                <w:lang w:val="en-US"/>
              </w:rPr>
              <w:t>AS</w:t>
            </w:r>
            <w:r w:rsidRPr="00C930F5">
              <w:rPr>
                <w:color w:val="2F5496" w:themeColor="accent1" w:themeShade="BF"/>
                <w:lang w:val="en-US"/>
              </w:rPr>
              <w:t xml:space="preserve"> day_, </w:t>
            </w:r>
            <w:r>
              <w:rPr>
                <w:color w:val="2F5496" w:themeColor="accent1" w:themeShade="BF"/>
                <w:lang w:val="en-US"/>
              </w:rPr>
              <w:t>COUNT</w:t>
            </w:r>
            <w:r w:rsidRPr="00C930F5">
              <w:rPr>
                <w:color w:val="2F5496" w:themeColor="accent1" w:themeShade="BF"/>
                <w:lang w:val="en-US"/>
              </w:rPr>
              <w:t xml:space="preserve"> (*) as numberOfPatients </w:t>
            </w:r>
            <w:r>
              <w:rPr>
                <w:color w:val="2F5496" w:themeColor="accent1" w:themeShade="BF"/>
                <w:lang w:val="en-US"/>
              </w:rPr>
              <w:t>FROM dyspnee GROUP BY</w:t>
            </w:r>
            <w:r w:rsidRPr="00C930F5">
              <w:rPr>
                <w:color w:val="2F5496" w:themeColor="accent1" w:themeShade="BF"/>
                <w:lang w:val="en-US"/>
              </w:rPr>
              <w:t xml:space="preserve"> </w:t>
            </w:r>
            <w:r>
              <w:rPr>
                <w:color w:val="2F5496" w:themeColor="accent1" w:themeShade="BF"/>
                <w:lang w:val="en-US"/>
              </w:rPr>
              <w:t>TO_DATE</w:t>
            </w:r>
            <w:r w:rsidRPr="00C930F5">
              <w:rPr>
                <w:color w:val="2F5496" w:themeColor="accent1" w:themeShade="BF"/>
                <w:lang w:val="en-US"/>
              </w:rPr>
              <w:t>(</w:t>
            </w:r>
            <w:r>
              <w:rPr>
                <w:color w:val="2F5496" w:themeColor="accent1" w:themeShade="BF"/>
                <w:lang w:val="en-US"/>
              </w:rPr>
              <w:t>SUBSTR</w:t>
            </w:r>
            <w:r w:rsidRPr="00C930F5">
              <w:rPr>
                <w:color w:val="2F5496" w:themeColor="accent1" w:themeShade="BF"/>
                <w:lang w:val="en-US"/>
              </w:rPr>
              <w:t xml:space="preserve">(admission, 0, 10),'MM/DD/YYYY')))) </w:t>
            </w:r>
            <w:r>
              <w:rPr>
                <w:color w:val="2F5496" w:themeColor="accent1" w:themeShade="BF"/>
                <w:lang w:val="en-US"/>
              </w:rPr>
              <w:t>AS</w:t>
            </w:r>
            <w:r w:rsidRPr="00C930F5">
              <w:rPr>
                <w:color w:val="2F5496" w:themeColor="accent1" w:themeShade="BF"/>
                <w:lang w:val="en-US"/>
              </w:rPr>
              <w:t xml:space="preserve"> Average,</w:t>
            </w:r>
          </w:p>
          <w:p w14:paraId="4FE930D7" w14:textId="77777777" w:rsidR="00C30CA3" w:rsidRPr="00C930F5" w:rsidRDefault="00C30CA3" w:rsidP="00C30CA3">
            <w:pPr>
              <w:jc w:val="left"/>
              <w:rPr>
                <w:color w:val="2F5496" w:themeColor="accent1" w:themeShade="BF"/>
                <w:lang w:val="en-US"/>
              </w:rPr>
            </w:pPr>
            <w:r>
              <w:rPr>
                <w:color w:val="2F5496" w:themeColor="accent1" w:themeShade="BF"/>
                <w:lang w:val="en-US"/>
              </w:rPr>
              <w:t xml:space="preserve">  </w:t>
            </w:r>
            <w:r w:rsidRPr="00C930F5">
              <w:rPr>
                <w:color w:val="2F5496" w:themeColor="accent1" w:themeShade="BF"/>
                <w:lang w:val="en-US"/>
              </w:rPr>
              <w:t>(((</w:t>
            </w:r>
            <w:r>
              <w:rPr>
                <w:color w:val="2F5496" w:themeColor="accent1" w:themeShade="BF"/>
                <w:lang w:val="en-US"/>
              </w:rPr>
              <w:t>COUNT</w:t>
            </w:r>
            <w:r w:rsidRPr="00C930F5">
              <w:rPr>
                <w:color w:val="2F5496" w:themeColor="accent1" w:themeShade="BF"/>
                <w:lang w:val="en-US"/>
              </w:rPr>
              <w:t>(*) - ((SE</w:t>
            </w:r>
            <w:r>
              <w:rPr>
                <w:color w:val="2F5496" w:themeColor="accent1" w:themeShade="BF"/>
                <w:lang w:val="en-US"/>
              </w:rPr>
              <w:t xml:space="preserve">LECT AVG(numberOfPatients) FROM </w:t>
            </w:r>
            <w:r w:rsidRPr="00C930F5">
              <w:rPr>
                <w:color w:val="2F5496" w:themeColor="accent1" w:themeShade="BF"/>
                <w:lang w:val="en-US"/>
              </w:rPr>
              <w:t>(</w:t>
            </w:r>
            <w:r>
              <w:rPr>
                <w:color w:val="2F5496" w:themeColor="accent1" w:themeShade="BF"/>
                <w:lang w:val="en-US"/>
              </w:rPr>
              <w:t>SELECT</w:t>
            </w:r>
            <w:r w:rsidRPr="00C930F5">
              <w:rPr>
                <w:color w:val="2F5496" w:themeColor="accent1" w:themeShade="BF"/>
                <w:lang w:val="en-US"/>
              </w:rPr>
              <w:t xml:space="preserve"> </w:t>
            </w:r>
            <w:r>
              <w:rPr>
                <w:color w:val="2F5496" w:themeColor="accent1" w:themeShade="BF"/>
                <w:lang w:val="en-US"/>
              </w:rPr>
              <w:t>TO_DATE</w:t>
            </w:r>
            <w:r w:rsidRPr="00C930F5">
              <w:rPr>
                <w:color w:val="2F5496" w:themeColor="accent1" w:themeShade="BF"/>
                <w:lang w:val="en-US"/>
              </w:rPr>
              <w:t>(</w:t>
            </w:r>
            <w:r>
              <w:rPr>
                <w:color w:val="2F5496" w:themeColor="accent1" w:themeShade="BF"/>
                <w:lang w:val="en-US"/>
              </w:rPr>
              <w:t>SUBSTR</w:t>
            </w:r>
            <w:r w:rsidRPr="00C930F5">
              <w:rPr>
                <w:color w:val="2F5496" w:themeColor="accent1" w:themeShade="BF"/>
                <w:lang w:val="en-US"/>
              </w:rPr>
              <w:t xml:space="preserve">(admission, 0, 10),'MM/DD/YYYY') as day_, </w:t>
            </w:r>
            <w:r>
              <w:rPr>
                <w:color w:val="2F5496" w:themeColor="accent1" w:themeShade="BF"/>
                <w:lang w:val="en-US"/>
              </w:rPr>
              <w:t>COUNT</w:t>
            </w:r>
            <w:r w:rsidRPr="00C930F5">
              <w:rPr>
                <w:color w:val="2F5496" w:themeColor="accent1" w:themeShade="BF"/>
                <w:lang w:val="en-US"/>
              </w:rPr>
              <w:t xml:space="preserve">(*) as numberOfPatients </w:t>
            </w:r>
            <w:r>
              <w:rPr>
                <w:color w:val="2F5496" w:themeColor="accent1" w:themeShade="BF"/>
                <w:lang w:val="en-US"/>
              </w:rPr>
              <w:t>FROM</w:t>
            </w:r>
            <w:r w:rsidRPr="00C930F5">
              <w:rPr>
                <w:color w:val="2F5496" w:themeColor="accent1" w:themeShade="BF"/>
                <w:lang w:val="en-US"/>
              </w:rPr>
              <w:t xml:space="preserve"> dyspnee </w:t>
            </w:r>
            <w:r>
              <w:rPr>
                <w:color w:val="2F5496" w:themeColor="accent1" w:themeShade="BF"/>
                <w:lang w:val="en-US"/>
              </w:rPr>
              <w:t>GROUP BY TO_DATE</w:t>
            </w:r>
            <w:r w:rsidRPr="00C930F5">
              <w:rPr>
                <w:color w:val="2F5496" w:themeColor="accent1" w:themeShade="BF"/>
                <w:lang w:val="en-US"/>
              </w:rPr>
              <w:t>(</w:t>
            </w:r>
            <w:r>
              <w:rPr>
                <w:color w:val="2F5496" w:themeColor="accent1" w:themeShade="BF"/>
                <w:lang w:val="en-US"/>
              </w:rPr>
              <w:t>SUBSTR</w:t>
            </w:r>
            <w:r w:rsidRPr="00C930F5">
              <w:rPr>
                <w:color w:val="2F5496" w:themeColor="accent1" w:themeShade="BF"/>
                <w:lang w:val="en-US"/>
              </w:rPr>
              <w:t xml:space="preserve">(admission, 0, 10),'MM/DD/YYYY')))))/((SELECT AVG(numberOfPatients) </w:t>
            </w:r>
            <w:r>
              <w:rPr>
                <w:color w:val="2F5496" w:themeColor="accent1" w:themeShade="BF"/>
                <w:lang w:val="en-US"/>
              </w:rPr>
              <w:t xml:space="preserve">FROM </w:t>
            </w:r>
            <w:r w:rsidRPr="00C930F5">
              <w:rPr>
                <w:color w:val="2F5496" w:themeColor="accent1" w:themeShade="BF"/>
                <w:lang w:val="en-US"/>
              </w:rPr>
              <w:t>(</w:t>
            </w:r>
            <w:r>
              <w:rPr>
                <w:color w:val="2F5496" w:themeColor="accent1" w:themeShade="BF"/>
                <w:lang w:val="en-US"/>
              </w:rPr>
              <w:t>SELECT</w:t>
            </w:r>
            <w:r w:rsidRPr="00C930F5">
              <w:rPr>
                <w:color w:val="2F5496" w:themeColor="accent1" w:themeShade="BF"/>
                <w:lang w:val="en-US"/>
              </w:rPr>
              <w:t xml:space="preserve"> </w:t>
            </w:r>
            <w:r>
              <w:rPr>
                <w:color w:val="2F5496" w:themeColor="accent1" w:themeShade="BF"/>
                <w:lang w:val="en-US"/>
              </w:rPr>
              <w:t>TO_DATE</w:t>
            </w:r>
            <w:r w:rsidRPr="00C930F5">
              <w:rPr>
                <w:color w:val="2F5496" w:themeColor="accent1" w:themeShade="BF"/>
                <w:lang w:val="en-US"/>
              </w:rPr>
              <w:t>(</w:t>
            </w:r>
            <w:r>
              <w:rPr>
                <w:color w:val="2F5496" w:themeColor="accent1" w:themeShade="BF"/>
                <w:lang w:val="en-US"/>
              </w:rPr>
              <w:t>SUBSTR</w:t>
            </w:r>
            <w:r w:rsidRPr="00C930F5">
              <w:rPr>
                <w:color w:val="2F5496" w:themeColor="accent1" w:themeShade="BF"/>
                <w:lang w:val="en-US"/>
              </w:rPr>
              <w:t xml:space="preserve">(admission, 0, 10),'MM/DD/YYYY') as day_, </w:t>
            </w:r>
            <w:r>
              <w:rPr>
                <w:color w:val="2F5496" w:themeColor="accent1" w:themeShade="BF"/>
                <w:lang w:val="en-US"/>
              </w:rPr>
              <w:t>COUNT</w:t>
            </w:r>
            <w:r w:rsidRPr="00C930F5">
              <w:rPr>
                <w:color w:val="2F5496" w:themeColor="accent1" w:themeShade="BF"/>
                <w:lang w:val="en-US"/>
              </w:rPr>
              <w:t xml:space="preserve">(*) as numberOfPatients </w:t>
            </w:r>
            <w:r>
              <w:rPr>
                <w:color w:val="2F5496" w:themeColor="accent1" w:themeShade="BF"/>
                <w:lang w:val="en-US"/>
              </w:rPr>
              <w:t>FROM dyspnee GROUP BY TO_DATE</w:t>
            </w:r>
            <w:r w:rsidRPr="00C930F5">
              <w:rPr>
                <w:color w:val="2F5496" w:themeColor="accent1" w:themeShade="BF"/>
                <w:lang w:val="en-US"/>
              </w:rPr>
              <w:t>(</w:t>
            </w:r>
            <w:r>
              <w:rPr>
                <w:color w:val="2F5496" w:themeColor="accent1" w:themeShade="BF"/>
                <w:lang w:val="en-US"/>
              </w:rPr>
              <w:t>SUBSTR</w:t>
            </w:r>
            <w:r w:rsidRPr="00C930F5">
              <w:rPr>
                <w:color w:val="2F5496" w:themeColor="accent1" w:themeShade="BF"/>
                <w:lang w:val="en-US"/>
              </w:rPr>
              <w:t xml:space="preserve">(admission, 0, 10),'MM/DD/YYYY')))))*100) </w:t>
            </w:r>
            <w:r>
              <w:rPr>
                <w:color w:val="2F5496" w:themeColor="accent1" w:themeShade="BF"/>
                <w:lang w:val="en-US"/>
              </w:rPr>
              <w:t>AS</w:t>
            </w:r>
            <w:r w:rsidRPr="00C930F5">
              <w:rPr>
                <w:color w:val="2F5496" w:themeColor="accent1" w:themeShade="BF"/>
                <w:lang w:val="en-US"/>
              </w:rPr>
              <w:t xml:space="preserve"> Difference</w:t>
            </w:r>
          </w:p>
          <w:p w14:paraId="400381F2" w14:textId="77777777" w:rsidR="00C30CA3" w:rsidRPr="00C930F5" w:rsidRDefault="00C30CA3" w:rsidP="00C30CA3">
            <w:pPr>
              <w:jc w:val="left"/>
              <w:rPr>
                <w:color w:val="2F5496" w:themeColor="accent1" w:themeShade="BF"/>
                <w:lang w:val="en-US"/>
              </w:rPr>
            </w:pPr>
            <w:r w:rsidRPr="00C930F5">
              <w:rPr>
                <w:color w:val="2F5496" w:themeColor="accent1" w:themeShade="BF"/>
                <w:lang w:val="en-US"/>
              </w:rPr>
              <w:t xml:space="preserve">  </w:t>
            </w:r>
            <w:r>
              <w:rPr>
                <w:color w:val="2F5496" w:themeColor="accent1" w:themeShade="BF"/>
                <w:lang w:val="en-US"/>
              </w:rPr>
              <w:t xml:space="preserve"> FROM</w:t>
            </w:r>
            <w:r w:rsidRPr="00C930F5">
              <w:rPr>
                <w:color w:val="2F5496" w:themeColor="accent1" w:themeShade="BF"/>
                <w:lang w:val="en-US"/>
              </w:rPr>
              <w:t xml:space="preserve"> dyspnee</w:t>
            </w:r>
          </w:p>
          <w:p w14:paraId="619CF296" w14:textId="77777777" w:rsidR="00C30CA3" w:rsidRPr="00C930F5" w:rsidRDefault="00C30CA3" w:rsidP="00C30CA3">
            <w:pPr>
              <w:ind w:firstLine="0"/>
              <w:jc w:val="left"/>
              <w:rPr>
                <w:color w:val="2F5496" w:themeColor="accent1" w:themeShade="BF"/>
                <w:lang w:val="en-US"/>
              </w:rPr>
            </w:pPr>
            <w:r>
              <w:rPr>
                <w:color w:val="2F5496" w:themeColor="accent1" w:themeShade="BF"/>
                <w:lang w:val="en-US"/>
              </w:rPr>
              <w:t xml:space="preserve"> </w:t>
            </w:r>
            <w:r w:rsidRPr="00C930F5">
              <w:rPr>
                <w:color w:val="2F5496" w:themeColor="accent1" w:themeShade="BF"/>
                <w:lang w:val="en-US"/>
              </w:rPr>
              <w:t xml:space="preserve"> </w:t>
            </w:r>
            <w:r>
              <w:rPr>
                <w:color w:val="2F5496" w:themeColor="accent1" w:themeShade="BF"/>
                <w:lang w:val="en-US"/>
              </w:rPr>
              <w:t xml:space="preserve">           GROUP BY TO_DATE</w:t>
            </w:r>
            <w:r w:rsidRPr="00C930F5">
              <w:rPr>
                <w:color w:val="2F5496" w:themeColor="accent1" w:themeShade="BF"/>
                <w:lang w:val="en-US"/>
              </w:rPr>
              <w:t>(</w:t>
            </w:r>
            <w:r>
              <w:rPr>
                <w:color w:val="2F5496" w:themeColor="accent1" w:themeShade="BF"/>
                <w:lang w:val="en-US"/>
              </w:rPr>
              <w:t>SUBSTR</w:t>
            </w:r>
            <w:r w:rsidRPr="00C930F5">
              <w:rPr>
                <w:color w:val="2F5496" w:themeColor="accent1" w:themeShade="BF"/>
                <w:lang w:val="en-US"/>
              </w:rPr>
              <w:t>(admission, 0, 10),'MM/DD/YYYY')</w:t>
            </w:r>
          </w:p>
          <w:p w14:paraId="5D133DE1" w14:textId="77777777" w:rsidR="00C30CA3" w:rsidRPr="00C930F5" w:rsidRDefault="00C30CA3" w:rsidP="00C30CA3">
            <w:pPr>
              <w:jc w:val="left"/>
              <w:rPr>
                <w:lang w:val="en-US"/>
              </w:rPr>
            </w:pPr>
            <w:r w:rsidRPr="00C930F5">
              <w:rPr>
                <w:color w:val="2F5496" w:themeColor="accent1" w:themeShade="BF"/>
                <w:lang w:val="en-US"/>
              </w:rPr>
              <w:t xml:space="preserve">   </w:t>
            </w:r>
            <w:r>
              <w:rPr>
                <w:color w:val="2F5496" w:themeColor="accent1" w:themeShade="BF"/>
                <w:lang w:val="en-US"/>
              </w:rPr>
              <w:t>ORDER BY TO_DATE</w:t>
            </w:r>
            <w:r w:rsidRPr="00C930F5">
              <w:rPr>
                <w:color w:val="2F5496" w:themeColor="accent1" w:themeShade="BF"/>
                <w:lang w:val="en-US"/>
              </w:rPr>
              <w:t>(</w:t>
            </w:r>
            <w:r>
              <w:rPr>
                <w:color w:val="2F5496" w:themeColor="accent1" w:themeShade="BF"/>
                <w:lang w:val="en-US"/>
              </w:rPr>
              <w:t>SUBSTR</w:t>
            </w:r>
            <w:r w:rsidRPr="00C930F5">
              <w:rPr>
                <w:color w:val="2F5496" w:themeColor="accent1" w:themeShade="BF"/>
                <w:lang w:val="en-US"/>
              </w:rPr>
              <w:t>(admission, 0, 10),'MM/DD/YYYY')</w:t>
            </w:r>
            <w:r>
              <w:rPr>
                <w:color w:val="2F5496" w:themeColor="accent1" w:themeShade="BF"/>
                <w:lang w:val="en-US"/>
              </w:rPr>
              <w:t>;</w:t>
            </w:r>
          </w:p>
        </w:tc>
      </w:tr>
      <w:bookmarkEnd w:id="67"/>
    </w:tbl>
    <w:p w14:paraId="33B9C345" w14:textId="77777777" w:rsidR="00C30CA3" w:rsidRDefault="00C30CA3" w:rsidP="00C30CA3">
      <w:pPr>
        <w:rPr>
          <w:ins w:id="68" w:author="Ирина Григорьева" w:date="2017-03-22T15:01:00Z"/>
          <w:lang w:val="en-US"/>
        </w:rPr>
      </w:pPr>
    </w:p>
    <w:p w14:paraId="7884FA0A" w14:textId="77777777" w:rsidR="00C30CA3" w:rsidRDefault="00C30CA3" w:rsidP="00C30CA3">
      <w:pPr>
        <w:ind w:firstLine="0"/>
        <w:rPr>
          <w:lang w:val="en-US"/>
        </w:rPr>
      </w:pPr>
      <w:ins w:id="69" w:author="Ирина Григорьева" w:date="2017-03-22T15:01:00Z">
        <w:r>
          <w:rPr>
            <w:noProof/>
            <w:lang w:val="en-US"/>
          </w:rPr>
          <w:drawing>
            <wp:inline distT="0" distB="0" distL="0" distR="0" wp14:anchorId="52A95A95" wp14:editId="4604E5BD">
              <wp:extent cx="5937885" cy="1038860"/>
              <wp:effectExtent l="0" t="0" r="571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1038860"/>
                      </a:xfrm>
                      <a:prstGeom prst="rect">
                        <a:avLst/>
                      </a:prstGeom>
                      <a:noFill/>
                      <a:ln>
                        <a:noFill/>
                      </a:ln>
                    </pic:spPr>
                  </pic:pic>
                </a:graphicData>
              </a:graphic>
            </wp:inline>
          </w:drawing>
        </w:r>
      </w:ins>
    </w:p>
    <w:p w14:paraId="207958E1" w14:textId="77777777" w:rsidR="00C30CA3" w:rsidRDefault="00C30CA3" w:rsidP="00C30CA3">
      <w:pPr>
        <w:rPr>
          <w:lang w:val="en-US"/>
        </w:rPr>
      </w:pPr>
      <w:r>
        <w:rPr>
          <w:lang w:val="en-US"/>
        </w:rPr>
        <w:t>The queries for preparing environmental data for analysis in R:</w:t>
      </w:r>
    </w:p>
    <w:tbl>
      <w:tblPr>
        <w:tblStyle w:val="TableGrid"/>
        <w:tblW w:w="0" w:type="auto"/>
        <w:tblLook w:val="04A0" w:firstRow="1" w:lastRow="0" w:firstColumn="1" w:lastColumn="0" w:noHBand="0" w:noVBand="1"/>
      </w:tblPr>
      <w:tblGrid>
        <w:gridCol w:w="9345"/>
      </w:tblGrid>
      <w:tr w:rsidR="00C30CA3" w:rsidRPr="00060863" w14:paraId="17330ADD" w14:textId="77777777" w:rsidTr="00C30CA3">
        <w:tc>
          <w:tcPr>
            <w:tcW w:w="934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A538454" w14:textId="77777777" w:rsidR="00C30CA3" w:rsidRPr="000C468D" w:rsidRDefault="00C30CA3" w:rsidP="00C30CA3">
            <w:pPr>
              <w:jc w:val="left"/>
              <w:rPr>
                <w:color w:val="2F5496" w:themeColor="accent1" w:themeShade="BF"/>
                <w:lang w:val="en-US"/>
              </w:rPr>
            </w:pPr>
            <w:r w:rsidRPr="000C468D">
              <w:rPr>
                <w:color w:val="2F5496" w:themeColor="accent1" w:themeShade="BF"/>
                <w:lang w:val="en-US"/>
              </w:rPr>
              <w:t>SELECT TO_DATE(SUBSTR(date_pol, 0, 10),'MM/DD/YYYY hh24:mi:ss') AS day</w:t>
            </w:r>
            <w:r>
              <w:rPr>
                <w:color w:val="2F5496" w:themeColor="accent1" w:themeShade="BF"/>
                <w:lang w:val="en-US"/>
              </w:rPr>
              <w:t xml:space="preserve">_, AVG(value_pol) AS </w:t>
            </w:r>
            <w:r w:rsidRPr="00E97DF4">
              <w:rPr>
                <w:color w:val="2F5496" w:themeColor="accent1" w:themeShade="BF"/>
                <w:lang w:val="en-US"/>
              </w:rPr>
              <w:t>AV_FOR_STATIONS</w:t>
            </w:r>
            <w:r>
              <w:rPr>
                <w:color w:val="2F5496" w:themeColor="accent1" w:themeShade="BF"/>
                <w:lang w:val="en-US"/>
              </w:rPr>
              <w:t xml:space="preserve">, </w:t>
            </w:r>
            <w:r w:rsidRPr="000C468D">
              <w:rPr>
                <w:color w:val="2F5496" w:themeColor="accent1" w:themeShade="BF"/>
                <w:lang w:val="en-US"/>
              </w:rPr>
              <w:t xml:space="preserve">(SELECT AVG(value_) FROM (SELECT AVG(value_pol) AS value_, TO_DATE(SUBSTR(date_pol, 0, 10),'MM/DD/YYYY hh24:mi:ss') </w:t>
            </w:r>
          </w:p>
          <w:p w14:paraId="21088D7E" w14:textId="77777777" w:rsidR="00C30CA3" w:rsidRPr="000C468D" w:rsidRDefault="00C30CA3" w:rsidP="00C30CA3">
            <w:pPr>
              <w:jc w:val="left"/>
              <w:rPr>
                <w:color w:val="2F5496" w:themeColor="accent1" w:themeShade="BF"/>
                <w:lang w:val="en-US"/>
              </w:rPr>
            </w:pPr>
            <w:r w:rsidRPr="000C468D">
              <w:rPr>
                <w:color w:val="2F5496" w:themeColor="accent1" w:themeShade="BF"/>
                <w:lang w:val="en-US"/>
              </w:rPr>
              <w:t>FROM Pollution WHERE POLLUTANT=</w:t>
            </w:r>
            <w:r w:rsidRPr="000C468D">
              <w:rPr>
                <w:b/>
                <w:color w:val="00B050"/>
                <w:lang w:val="en-US"/>
              </w:rPr>
              <w:t>'Name Of Pollutant'</w:t>
            </w:r>
            <w:r w:rsidRPr="000C468D">
              <w:rPr>
                <w:color w:val="00B050"/>
                <w:lang w:val="en-US"/>
              </w:rPr>
              <w:t xml:space="preserve"> </w:t>
            </w:r>
          </w:p>
          <w:p w14:paraId="6028E1BB" w14:textId="77777777" w:rsidR="00C30CA3" w:rsidRPr="000C468D" w:rsidRDefault="00C30CA3" w:rsidP="00C30CA3">
            <w:pPr>
              <w:jc w:val="left"/>
              <w:rPr>
                <w:color w:val="2F5496" w:themeColor="accent1" w:themeShade="BF"/>
                <w:lang w:val="en-US"/>
              </w:rPr>
            </w:pPr>
            <w:r w:rsidRPr="000C468D">
              <w:rPr>
                <w:color w:val="2F5496" w:themeColor="accent1" w:themeShade="BF"/>
                <w:lang w:val="en-US"/>
              </w:rPr>
              <w:t xml:space="preserve">GROUP BY TO_DATE(SUBSTR(date_pol, 0, 10),'MM/DD/YYYY hh24:mi:ss') </w:t>
            </w:r>
          </w:p>
          <w:p w14:paraId="1B689D4D" w14:textId="77777777" w:rsidR="00C30CA3" w:rsidRPr="000C468D" w:rsidRDefault="00C30CA3" w:rsidP="00C30CA3">
            <w:pPr>
              <w:jc w:val="left"/>
              <w:rPr>
                <w:color w:val="2F5496" w:themeColor="accent1" w:themeShade="BF"/>
                <w:lang w:val="en-US"/>
              </w:rPr>
            </w:pPr>
            <w:r w:rsidRPr="000C468D">
              <w:rPr>
                <w:color w:val="2F5496" w:themeColor="accent1" w:themeShade="BF"/>
                <w:lang w:val="en-US"/>
              </w:rPr>
              <w:t>ORDER BY TO_DATE(SUBSTR(date_pol, 0, 10),'MM/DD/YYYY hh24:mi:ss'))) AS Average,</w:t>
            </w:r>
          </w:p>
          <w:p w14:paraId="176748B3" w14:textId="77777777" w:rsidR="00C30CA3" w:rsidRPr="000C468D" w:rsidRDefault="00C30CA3" w:rsidP="00C30CA3">
            <w:pPr>
              <w:jc w:val="left"/>
              <w:rPr>
                <w:color w:val="2F5496" w:themeColor="accent1" w:themeShade="BF"/>
                <w:lang w:val="en-US"/>
              </w:rPr>
            </w:pPr>
            <w:r w:rsidRPr="000C468D">
              <w:rPr>
                <w:color w:val="2F5496" w:themeColor="accent1" w:themeShade="BF"/>
                <w:lang w:val="en-US"/>
              </w:rPr>
              <w:t xml:space="preserve">(((AVG(value_pol) - (SELECT AVG(value_) FROM </w:t>
            </w:r>
          </w:p>
          <w:p w14:paraId="705CB791" w14:textId="77777777" w:rsidR="00C30CA3" w:rsidRPr="000C468D" w:rsidRDefault="00C30CA3" w:rsidP="00C30CA3">
            <w:pPr>
              <w:jc w:val="left"/>
              <w:rPr>
                <w:color w:val="2F5496" w:themeColor="accent1" w:themeShade="BF"/>
                <w:lang w:val="en-US"/>
              </w:rPr>
            </w:pPr>
            <w:r w:rsidRPr="000C468D">
              <w:rPr>
                <w:color w:val="2F5496" w:themeColor="accent1" w:themeShade="BF"/>
                <w:lang w:val="en-US"/>
              </w:rPr>
              <w:t xml:space="preserve">(SELECT AVG(value_pol) AS value_, TO_DATE(SUBSTR(date_pol, 0, 10),'MM/DD/YYYY hh24:mi:ss') </w:t>
            </w:r>
          </w:p>
          <w:p w14:paraId="2FFB2CE3" w14:textId="77777777" w:rsidR="00C30CA3" w:rsidRPr="000C468D" w:rsidRDefault="00C30CA3" w:rsidP="00C30CA3">
            <w:pPr>
              <w:jc w:val="left"/>
              <w:rPr>
                <w:color w:val="2F5496" w:themeColor="accent1" w:themeShade="BF"/>
                <w:lang w:val="en-US"/>
              </w:rPr>
            </w:pPr>
            <w:r w:rsidRPr="000C468D">
              <w:rPr>
                <w:color w:val="2F5496" w:themeColor="accent1" w:themeShade="BF"/>
                <w:lang w:val="en-US"/>
              </w:rPr>
              <w:lastRenderedPageBreak/>
              <w:t xml:space="preserve">FROM Pollution </w:t>
            </w:r>
          </w:p>
          <w:p w14:paraId="51F5DA01" w14:textId="77777777" w:rsidR="00C30CA3" w:rsidRPr="000C468D" w:rsidRDefault="00C30CA3" w:rsidP="00C30CA3">
            <w:pPr>
              <w:jc w:val="left"/>
              <w:rPr>
                <w:color w:val="2F5496" w:themeColor="accent1" w:themeShade="BF"/>
                <w:lang w:val="en-US"/>
              </w:rPr>
            </w:pPr>
            <w:r w:rsidRPr="000C468D">
              <w:rPr>
                <w:color w:val="2F5496" w:themeColor="accent1" w:themeShade="BF"/>
                <w:lang w:val="en-US"/>
              </w:rPr>
              <w:t>WHERE POLLUTANT =</w:t>
            </w:r>
            <w:r w:rsidRPr="000C468D">
              <w:rPr>
                <w:b/>
                <w:color w:val="00B050"/>
                <w:lang w:val="en-US"/>
              </w:rPr>
              <w:t>'Name Of Pollutant'</w:t>
            </w:r>
          </w:p>
          <w:p w14:paraId="5FB93486" w14:textId="77777777" w:rsidR="00C30CA3" w:rsidRPr="000C468D" w:rsidRDefault="00C30CA3" w:rsidP="00C30CA3">
            <w:pPr>
              <w:jc w:val="left"/>
              <w:rPr>
                <w:color w:val="2F5496" w:themeColor="accent1" w:themeShade="BF"/>
                <w:lang w:val="en-US"/>
              </w:rPr>
            </w:pPr>
            <w:r w:rsidRPr="000C468D">
              <w:rPr>
                <w:color w:val="2F5496" w:themeColor="accent1" w:themeShade="BF"/>
                <w:lang w:val="en-US"/>
              </w:rPr>
              <w:t xml:space="preserve">GROUP BY TO_DATE(SUBSTR(date_pol, 0, 10),'MM/DD/YYYY hh24:mi:ss') </w:t>
            </w:r>
          </w:p>
          <w:p w14:paraId="5F20E28D" w14:textId="77777777" w:rsidR="00C30CA3" w:rsidRPr="000C468D" w:rsidRDefault="00C30CA3" w:rsidP="00C30CA3">
            <w:pPr>
              <w:jc w:val="left"/>
              <w:rPr>
                <w:color w:val="2F5496" w:themeColor="accent1" w:themeShade="BF"/>
                <w:lang w:val="en-US"/>
              </w:rPr>
            </w:pPr>
            <w:r w:rsidRPr="000C468D">
              <w:rPr>
                <w:color w:val="2F5496" w:themeColor="accent1" w:themeShade="BF"/>
                <w:lang w:val="en-US"/>
              </w:rPr>
              <w:t xml:space="preserve">ORDER BY TO_DATE(SUBSTR(date_pol, 0, 10),'MM/DD/YYYY hh24:mi:ss'))))/(SELECT AVG(value_) </w:t>
            </w:r>
          </w:p>
          <w:p w14:paraId="0BA02E51" w14:textId="77777777" w:rsidR="00C30CA3" w:rsidRPr="000C468D" w:rsidRDefault="00C30CA3" w:rsidP="00C30CA3">
            <w:pPr>
              <w:jc w:val="left"/>
              <w:rPr>
                <w:color w:val="2F5496" w:themeColor="accent1" w:themeShade="BF"/>
                <w:lang w:val="en-US"/>
              </w:rPr>
            </w:pPr>
            <w:r>
              <w:rPr>
                <w:color w:val="2F5496" w:themeColor="accent1" w:themeShade="BF"/>
                <w:lang w:val="en-US"/>
              </w:rPr>
              <w:t xml:space="preserve">FROM </w:t>
            </w:r>
            <w:r w:rsidRPr="000C468D">
              <w:rPr>
                <w:color w:val="2F5496" w:themeColor="accent1" w:themeShade="BF"/>
                <w:lang w:val="en-US"/>
              </w:rPr>
              <w:t>(SELECT  AVG(value_pol) AS value_, TO_DATE(SUBSTR(date_pol, 0, 10),'MM/DD/YYYY hh24:mi:ss') FROM Pollution WHERE POLLUTANT=</w:t>
            </w:r>
            <w:r w:rsidRPr="000C468D">
              <w:rPr>
                <w:b/>
                <w:color w:val="00B050"/>
                <w:lang w:val="en-US"/>
              </w:rPr>
              <w:t>'Name Of Pollutant'</w:t>
            </w:r>
          </w:p>
          <w:p w14:paraId="1B1D8CE7" w14:textId="77777777" w:rsidR="00C30CA3" w:rsidRPr="000C468D" w:rsidRDefault="00C30CA3" w:rsidP="00C30CA3">
            <w:pPr>
              <w:jc w:val="left"/>
              <w:rPr>
                <w:color w:val="2F5496" w:themeColor="accent1" w:themeShade="BF"/>
                <w:lang w:val="en-US"/>
              </w:rPr>
            </w:pPr>
            <w:r w:rsidRPr="000C468D">
              <w:rPr>
                <w:color w:val="2F5496" w:themeColor="accent1" w:themeShade="BF"/>
                <w:lang w:val="en-US"/>
              </w:rPr>
              <w:t>GROUP BY TO_DATE(SUBSTR(date_pol, 0, 10),'MM/DD/YYYY hh24:mi:ss') ORDER BY TO_DATE(SUBSTR(date_pol, 0, 10),'MM/DD/YYYY hh24:mi:ss'))))*100) AS Percent_</w:t>
            </w:r>
          </w:p>
          <w:p w14:paraId="57B34B97" w14:textId="77777777" w:rsidR="00C30CA3" w:rsidRPr="000C468D" w:rsidRDefault="00C30CA3" w:rsidP="00C30CA3">
            <w:pPr>
              <w:jc w:val="left"/>
              <w:rPr>
                <w:color w:val="2F5496" w:themeColor="accent1" w:themeShade="BF"/>
                <w:lang w:val="en-US"/>
              </w:rPr>
            </w:pPr>
            <w:r w:rsidRPr="000C468D">
              <w:rPr>
                <w:color w:val="2F5496" w:themeColor="accent1" w:themeShade="BF"/>
                <w:lang w:val="en-US"/>
              </w:rPr>
              <w:t xml:space="preserve">  FROM Pollution</w:t>
            </w:r>
          </w:p>
          <w:p w14:paraId="1467B93F" w14:textId="77777777" w:rsidR="00C30CA3" w:rsidRPr="000C468D" w:rsidRDefault="00C30CA3" w:rsidP="00C30CA3">
            <w:pPr>
              <w:jc w:val="left"/>
              <w:rPr>
                <w:color w:val="2F5496" w:themeColor="accent1" w:themeShade="BF"/>
                <w:lang w:val="en-US"/>
              </w:rPr>
            </w:pPr>
            <w:r>
              <w:rPr>
                <w:color w:val="2F5496" w:themeColor="accent1" w:themeShade="BF"/>
                <w:lang w:val="en-US"/>
              </w:rPr>
              <w:t xml:space="preserve">  </w:t>
            </w:r>
            <w:r w:rsidRPr="000C468D">
              <w:rPr>
                <w:color w:val="2F5496" w:themeColor="accent1" w:themeShade="BF"/>
                <w:lang w:val="en-US"/>
              </w:rPr>
              <w:t>WHERE POLLUTANT=</w:t>
            </w:r>
            <w:r w:rsidRPr="000C468D">
              <w:rPr>
                <w:b/>
                <w:color w:val="00B050"/>
                <w:lang w:val="en-US"/>
              </w:rPr>
              <w:t>'Name Of Pollutant'</w:t>
            </w:r>
          </w:p>
          <w:p w14:paraId="6A3A741C" w14:textId="77777777" w:rsidR="00C30CA3" w:rsidRPr="000C468D" w:rsidRDefault="00C30CA3" w:rsidP="00C30CA3">
            <w:pPr>
              <w:jc w:val="left"/>
              <w:rPr>
                <w:color w:val="2F5496" w:themeColor="accent1" w:themeShade="BF"/>
                <w:lang w:val="en-US"/>
              </w:rPr>
            </w:pPr>
            <w:r w:rsidRPr="000C468D">
              <w:rPr>
                <w:color w:val="2F5496" w:themeColor="accent1" w:themeShade="BF"/>
                <w:lang w:val="en-US"/>
              </w:rPr>
              <w:t xml:space="preserve">GROUP BY TO_DATE(SUBSTR(date_pol, 0, 10),'MM/DD/YYYY hh24:mi:ss') </w:t>
            </w:r>
          </w:p>
          <w:p w14:paraId="5F854849" w14:textId="77777777" w:rsidR="00C30CA3" w:rsidRPr="00C930F5" w:rsidRDefault="00C30CA3" w:rsidP="00C30CA3">
            <w:pPr>
              <w:jc w:val="left"/>
              <w:rPr>
                <w:lang w:val="en-US"/>
              </w:rPr>
            </w:pPr>
            <w:r w:rsidRPr="000C468D">
              <w:rPr>
                <w:color w:val="2F5496" w:themeColor="accent1" w:themeShade="BF"/>
                <w:lang w:val="en-US"/>
              </w:rPr>
              <w:t>ORDER BY TO_DATE(SUBSTR(date_pol, 0, 10),'MM/DD/YYYY hh24:mi:ss');</w:t>
            </w:r>
          </w:p>
        </w:tc>
      </w:tr>
    </w:tbl>
    <w:p w14:paraId="1C347ACF" w14:textId="77777777" w:rsidR="00C30CA3" w:rsidRDefault="00C30CA3" w:rsidP="00C30CA3">
      <w:pPr>
        <w:ind w:firstLine="0"/>
        <w:rPr>
          <w:lang w:val="en-US"/>
        </w:rPr>
      </w:pPr>
    </w:p>
    <w:p w14:paraId="528D4527" w14:textId="4905118B" w:rsidR="00C30CA3" w:rsidRPr="001A2E73" w:rsidRDefault="00C30CA3" w:rsidP="00C30CA3">
      <w:pPr>
        <w:ind w:firstLine="0"/>
        <w:rPr>
          <w:lang w:val="en-US"/>
        </w:rPr>
      </w:pPr>
      <w:r>
        <w:rPr>
          <w:noProof/>
          <w:lang w:val="en-US"/>
        </w:rPr>
        <w:drawing>
          <wp:inline distT="0" distB="0" distL="0" distR="0" wp14:anchorId="44EE54CF" wp14:editId="0638582D">
            <wp:extent cx="5937250" cy="86550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865505"/>
                    </a:xfrm>
                    <a:prstGeom prst="rect">
                      <a:avLst/>
                    </a:prstGeom>
                    <a:noFill/>
                    <a:ln>
                      <a:noFill/>
                    </a:ln>
                  </pic:spPr>
                </pic:pic>
              </a:graphicData>
            </a:graphic>
          </wp:inline>
        </w:drawing>
      </w:r>
    </w:p>
    <w:p w14:paraId="13FE1CD9" w14:textId="257AD509" w:rsidR="006A0748" w:rsidRPr="001A2E73" w:rsidRDefault="0079737F" w:rsidP="001A2E73">
      <w:pPr>
        <w:pStyle w:val="Heading1"/>
        <w:rPr>
          <w:rFonts w:ascii="Times New Roman" w:hAnsi="Times New Roman" w:cs="Times New Roman"/>
          <w:szCs w:val="28"/>
          <w:lang w:val="en-US"/>
        </w:rPr>
      </w:pPr>
      <w:bookmarkStart w:id="70" w:name="_8_BDSE_Data"/>
      <w:bookmarkStart w:id="71" w:name="_9_Data_Analysis"/>
      <w:bookmarkStart w:id="72" w:name="_Toc478116883"/>
      <w:bookmarkEnd w:id="70"/>
      <w:bookmarkEnd w:id="71"/>
      <w:r>
        <w:rPr>
          <w:lang w:val="en-US"/>
        </w:rPr>
        <w:t>9</w:t>
      </w:r>
      <w:r w:rsidR="006A0748">
        <w:rPr>
          <w:lang w:val="en-US"/>
        </w:rPr>
        <w:t xml:space="preserve"> </w:t>
      </w:r>
      <w:r w:rsidR="006A0748" w:rsidRPr="00C747FA">
        <w:rPr>
          <w:lang w:val="en-US"/>
        </w:rPr>
        <w:t>Data Analysis with the R Language</w:t>
      </w:r>
      <w:bookmarkEnd w:id="72"/>
    </w:p>
    <w:p w14:paraId="16A561D7" w14:textId="77777777" w:rsidR="00524BE9" w:rsidRDefault="00524BE9" w:rsidP="00524BE9">
      <w:pPr>
        <w:ind w:firstLine="709"/>
        <w:rPr>
          <w:szCs w:val="24"/>
          <w:lang w:val="en-US"/>
        </w:rPr>
      </w:pPr>
      <w:r w:rsidRPr="007E3A7C">
        <w:rPr>
          <w:szCs w:val="24"/>
          <w:lang w:val="en-US"/>
        </w:rPr>
        <w:t>The statistical analysis of the data from 7854 patients and 6 pollutants</w:t>
      </w:r>
      <w:r w:rsidRPr="00FB2B9A">
        <w:rPr>
          <w:szCs w:val="24"/>
          <w:lang w:val="en-US"/>
        </w:rPr>
        <w:t xml:space="preserve"> (</w:t>
      </w:r>
      <w:r>
        <w:rPr>
          <w:szCs w:val="24"/>
          <w:lang w:val="en-US"/>
        </w:rPr>
        <w:t>day-by-day)</w:t>
      </w:r>
      <w:r w:rsidRPr="007E3A7C">
        <w:rPr>
          <w:szCs w:val="24"/>
          <w:lang w:val="en-US"/>
        </w:rPr>
        <w:t xml:space="preserve"> was processed with the R language. R is an open source programming language and software environment for statistical computing and graphics that is supported by the R Foundati</w:t>
      </w:r>
      <w:r>
        <w:rPr>
          <w:szCs w:val="24"/>
          <w:lang w:val="en-US"/>
        </w:rPr>
        <w:t>on for Statistical Computing.</w:t>
      </w:r>
      <w:r w:rsidRPr="007E3A7C">
        <w:rPr>
          <w:szCs w:val="24"/>
          <w:lang w:val="en-US"/>
        </w:rPr>
        <w:t xml:space="preserve"> The R language is widely used among statisticians and data miners for de</w:t>
      </w:r>
      <w:r>
        <w:rPr>
          <w:szCs w:val="24"/>
          <w:lang w:val="en-US"/>
        </w:rPr>
        <w:t>veloping statistical software</w:t>
      </w:r>
      <w:r w:rsidRPr="007E3A7C">
        <w:rPr>
          <w:szCs w:val="24"/>
          <w:lang w:val="en-US"/>
        </w:rPr>
        <w:t xml:space="preserve"> and data analysis</w:t>
      </w:r>
      <w:r>
        <w:rPr>
          <w:szCs w:val="24"/>
          <w:lang w:val="en-US"/>
        </w:rPr>
        <w:t xml:space="preserve"> (</w:t>
      </w:r>
      <w:hyperlink w:anchor="_Reference_and_bibliography" w:history="1">
        <w:r w:rsidRPr="004931C5">
          <w:rPr>
            <w:rStyle w:val="Hyperlink"/>
            <w:szCs w:val="24"/>
            <w:lang w:val="en-US"/>
          </w:rPr>
          <w:t>21</w:t>
        </w:r>
      </w:hyperlink>
      <w:r>
        <w:rPr>
          <w:szCs w:val="24"/>
          <w:lang w:val="en-US"/>
        </w:rPr>
        <w:t>)</w:t>
      </w:r>
      <w:r w:rsidRPr="007E3A7C">
        <w:rPr>
          <w:szCs w:val="24"/>
          <w:lang w:val="en-US"/>
        </w:rPr>
        <w:t>.</w:t>
      </w:r>
    </w:p>
    <w:p w14:paraId="61A720A3" w14:textId="77777777" w:rsidR="00524BE9" w:rsidRDefault="00524BE9" w:rsidP="00524BE9">
      <w:pPr>
        <w:ind w:firstLine="709"/>
        <w:rPr>
          <w:szCs w:val="24"/>
          <w:lang w:val="en-US"/>
        </w:rPr>
      </w:pPr>
      <w:r>
        <w:rPr>
          <w:szCs w:val="24"/>
          <w:lang w:val="en-US"/>
        </w:rPr>
        <w:t>R</w:t>
      </w:r>
      <w:r w:rsidRPr="00A1107F">
        <w:rPr>
          <w:szCs w:val="24"/>
          <w:lang w:val="en-US"/>
        </w:rPr>
        <w:t xml:space="preserve"> Language allows </w:t>
      </w:r>
      <w:r>
        <w:rPr>
          <w:szCs w:val="24"/>
          <w:lang w:val="en-US"/>
        </w:rPr>
        <w:t>to group and filter the data</w:t>
      </w:r>
      <w:r w:rsidRPr="00A1107F">
        <w:rPr>
          <w:szCs w:val="24"/>
          <w:lang w:val="en-US"/>
        </w:rPr>
        <w:t>, automatically calculate a correlation coefficient</w:t>
      </w:r>
      <w:r>
        <w:rPr>
          <w:szCs w:val="24"/>
          <w:lang w:val="en-US"/>
        </w:rPr>
        <w:t>s</w:t>
      </w:r>
      <w:r w:rsidRPr="00A1107F">
        <w:rPr>
          <w:szCs w:val="24"/>
          <w:lang w:val="en-US"/>
        </w:rPr>
        <w:t>, as well as to build the necessary charts for visualization.</w:t>
      </w:r>
    </w:p>
    <w:p w14:paraId="639BFB82" w14:textId="77777777" w:rsidR="00524BE9" w:rsidRPr="00C37FAC" w:rsidRDefault="00524BE9" w:rsidP="00524BE9">
      <w:pPr>
        <w:ind w:firstLine="709"/>
        <w:rPr>
          <w:szCs w:val="24"/>
          <w:lang w:val="en-US"/>
        </w:rPr>
      </w:pPr>
      <w:r>
        <w:rPr>
          <w:szCs w:val="24"/>
          <w:lang w:val="en-US"/>
        </w:rPr>
        <w:t xml:space="preserve">For the calculate </w:t>
      </w:r>
      <w:r w:rsidRPr="0073300F">
        <w:rPr>
          <w:szCs w:val="24"/>
          <w:lang w:val="en-US"/>
        </w:rPr>
        <w:t>measure of dependence between quantities</w:t>
      </w:r>
      <w:r>
        <w:rPr>
          <w:szCs w:val="24"/>
          <w:lang w:val="en-US"/>
        </w:rPr>
        <w:t xml:space="preserve"> was used </w:t>
      </w:r>
      <w:r w:rsidRPr="00C37FAC">
        <w:rPr>
          <w:szCs w:val="24"/>
          <w:lang w:val="en-US"/>
        </w:rPr>
        <w:t xml:space="preserve">the Pearson product-moment correlation coefficient, or "Pearson's correlation coefficient", commonly called </w:t>
      </w:r>
      <w:r w:rsidRPr="00C37FAC">
        <w:rPr>
          <w:szCs w:val="24"/>
          <w:lang w:val="en-US"/>
        </w:rPr>
        <w:lastRenderedPageBreak/>
        <w:t xml:space="preserve">simply "the correlation coefficient". It is obtained by dividing the covariance of the two variables by the product of their standard deviations. </w:t>
      </w:r>
    </w:p>
    <w:p w14:paraId="720C9273" w14:textId="77777777" w:rsidR="00524BE9" w:rsidRDefault="00524BE9" w:rsidP="00524BE9">
      <w:pPr>
        <w:ind w:firstLine="709"/>
        <w:rPr>
          <w:szCs w:val="24"/>
          <w:lang w:val="en-US"/>
        </w:rPr>
      </w:pPr>
      <w:r w:rsidRPr="00C37FAC">
        <w:rPr>
          <w:szCs w:val="24"/>
          <w:lang w:val="en-US"/>
        </w:rPr>
        <w:t>The population correlation coefficient ρ</w:t>
      </w:r>
      <w:r w:rsidRPr="0073300F">
        <w:rPr>
          <w:szCs w:val="24"/>
          <w:vertAlign w:val="subscript"/>
          <w:lang w:val="en-US"/>
        </w:rPr>
        <w:t xml:space="preserve">X,Y </w:t>
      </w:r>
      <w:r w:rsidRPr="00C37FAC">
        <w:rPr>
          <w:szCs w:val="24"/>
          <w:lang w:val="en-US"/>
        </w:rPr>
        <w:t>between two random variables X and Y with expected values μ</w:t>
      </w:r>
      <w:r w:rsidRPr="0073300F">
        <w:rPr>
          <w:szCs w:val="24"/>
          <w:vertAlign w:val="subscript"/>
          <w:lang w:val="en-US"/>
        </w:rPr>
        <w:t>X</w:t>
      </w:r>
      <w:r w:rsidRPr="00C37FAC">
        <w:rPr>
          <w:szCs w:val="24"/>
          <w:lang w:val="en-US"/>
        </w:rPr>
        <w:t xml:space="preserve"> and μ</w:t>
      </w:r>
      <w:r w:rsidRPr="0073300F">
        <w:rPr>
          <w:szCs w:val="24"/>
          <w:vertAlign w:val="subscript"/>
          <w:lang w:val="en-US"/>
        </w:rPr>
        <w:t>Y</w:t>
      </w:r>
      <w:r w:rsidRPr="00C37FAC">
        <w:rPr>
          <w:szCs w:val="24"/>
          <w:lang w:val="en-US"/>
        </w:rPr>
        <w:t xml:space="preserve"> and standard deviations σ</w:t>
      </w:r>
      <w:r w:rsidRPr="0073300F">
        <w:rPr>
          <w:szCs w:val="24"/>
          <w:vertAlign w:val="subscript"/>
          <w:lang w:val="en-US"/>
        </w:rPr>
        <w:t>X</w:t>
      </w:r>
      <w:r w:rsidRPr="00C37FAC">
        <w:rPr>
          <w:szCs w:val="24"/>
          <w:lang w:val="en-US"/>
        </w:rPr>
        <w:t xml:space="preserve"> and σ</w:t>
      </w:r>
      <w:r w:rsidRPr="0073300F">
        <w:rPr>
          <w:szCs w:val="24"/>
          <w:vertAlign w:val="subscript"/>
          <w:lang w:val="en-US"/>
        </w:rPr>
        <w:t>Y</w:t>
      </w:r>
      <w:r w:rsidRPr="00C37FAC">
        <w:rPr>
          <w:szCs w:val="24"/>
          <w:lang w:val="en-US"/>
        </w:rPr>
        <w:t xml:space="preserve"> is defined as:</w:t>
      </w:r>
    </w:p>
    <w:p w14:paraId="675B3904" w14:textId="77777777" w:rsidR="00524BE9" w:rsidRDefault="00A01B9A" w:rsidP="00524BE9">
      <w:pPr>
        <w:ind w:firstLine="709"/>
        <w:rPr>
          <w:szCs w:val="24"/>
          <w:lang w:val="en-US"/>
        </w:rPr>
      </w:pPr>
      <m:oMathPara>
        <m:oMath>
          <m:sSub>
            <m:sSubPr>
              <m:ctrlPr>
                <w:rPr>
                  <w:rFonts w:ascii="Cambria Math" w:hAnsi="Cambria Math"/>
                  <w:i/>
                  <w:szCs w:val="24"/>
                  <w:lang w:val="en-US"/>
                </w:rPr>
              </m:ctrlPr>
            </m:sSubPr>
            <m:e>
              <m:r>
                <w:rPr>
                  <w:rFonts w:ascii="Cambria Math" w:hAnsi="Cambria Math"/>
                  <w:szCs w:val="24"/>
                  <w:lang w:val="en-US"/>
                </w:rPr>
                <m:t>ρ</m:t>
              </m:r>
            </m:e>
            <m:sub>
              <m:r>
                <w:rPr>
                  <w:rFonts w:ascii="Cambria Math" w:hAnsi="Cambria Math"/>
                  <w:szCs w:val="24"/>
                  <w:lang w:val="en-US"/>
                </w:rPr>
                <m:t>X,Y</m:t>
              </m:r>
            </m:sub>
          </m:sSub>
          <m:r>
            <w:rPr>
              <w:rFonts w:ascii="Cambria Math" w:hAnsi="Cambria Math"/>
              <w:szCs w:val="24"/>
              <w:lang w:val="en-US"/>
            </w:rPr>
            <m:t>=cor</m:t>
          </m:r>
          <m:d>
            <m:dPr>
              <m:ctrlPr>
                <w:rPr>
                  <w:rFonts w:ascii="Cambria Math" w:hAnsi="Cambria Math"/>
                  <w:i/>
                  <w:szCs w:val="24"/>
                  <w:lang w:val="en-US"/>
                </w:rPr>
              </m:ctrlPr>
            </m:dPr>
            <m:e>
              <m:r>
                <w:rPr>
                  <w:rFonts w:ascii="Cambria Math" w:hAnsi="Cambria Math"/>
                  <w:szCs w:val="24"/>
                  <w:lang w:val="en-US"/>
                </w:rPr>
                <m:t>X,Y</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cov(X,Y)</m:t>
              </m:r>
            </m:num>
            <m:den>
              <m:sSub>
                <m:sSubPr>
                  <m:ctrlPr>
                    <w:rPr>
                      <w:rFonts w:ascii="Cambria Math" w:hAnsi="Cambria Math"/>
                      <w:i/>
                      <w:szCs w:val="24"/>
                      <w:lang w:val="en-US"/>
                    </w:rPr>
                  </m:ctrlPr>
                </m:sSubPr>
                <m:e>
                  <m:r>
                    <w:rPr>
                      <w:rFonts w:ascii="Cambria Math" w:hAnsi="Cambria Math"/>
                      <w:szCs w:val="24"/>
                      <w:lang w:val="en-US"/>
                    </w:rPr>
                    <m:t>σ</m:t>
                  </m:r>
                </m:e>
                <m:sub>
                  <m:r>
                    <w:rPr>
                      <w:rFonts w:ascii="Cambria Math" w:hAnsi="Cambria Math"/>
                      <w:szCs w:val="24"/>
                      <w:lang w:val="en-US"/>
                    </w:rPr>
                    <m:t>X</m:t>
                  </m:r>
                </m:sub>
              </m:sSub>
              <m:sSub>
                <m:sSubPr>
                  <m:ctrlPr>
                    <w:rPr>
                      <w:rFonts w:ascii="Cambria Math" w:hAnsi="Cambria Math"/>
                      <w:i/>
                      <w:szCs w:val="24"/>
                      <w:lang w:val="en-US"/>
                    </w:rPr>
                  </m:ctrlPr>
                </m:sSubPr>
                <m:e>
                  <m:r>
                    <w:rPr>
                      <w:rFonts w:ascii="Cambria Math" w:hAnsi="Cambria Math"/>
                      <w:szCs w:val="24"/>
                      <w:lang w:val="en-US"/>
                    </w:rPr>
                    <m:t>σ</m:t>
                  </m:r>
                </m:e>
                <m:sub>
                  <m:r>
                    <w:rPr>
                      <w:rFonts w:ascii="Cambria Math" w:hAnsi="Cambria Math"/>
                      <w:szCs w:val="24"/>
                      <w:lang w:val="en-US"/>
                    </w:rPr>
                    <m:t>Y</m:t>
                  </m:r>
                </m:sub>
              </m:sSub>
            </m:den>
          </m:f>
          <m:r>
            <w:rPr>
              <w:rFonts w:ascii="Cambria Math" w:eastAsiaTheme="minorEastAsia" w:hAnsi="Cambria Math"/>
              <w:szCs w:val="24"/>
              <w:lang w:val="en-US"/>
            </w:rPr>
            <m:t>=</m:t>
          </m:r>
          <m:f>
            <m:fPr>
              <m:ctrlPr>
                <w:rPr>
                  <w:rFonts w:ascii="Cambria Math" w:eastAsiaTheme="minorEastAsia" w:hAnsi="Cambria Math"/>
                  <w:i/>
                  <w:szCs w:val="24"/>
                  <w:lang w:val="en-US"/>
                </w:rPr>
              </m:ctrlPr>
            </m:fPr>
            <m:num>
              <m:r>
                <w:rPr>
                  <w:rFonts w:ascii="Cambria Math" w:eastAsiaTheme="minorEastAsia" w:hAnsi="Cambria Math"/>
                  <w:szCs w:val="24"/>
                  <w:lang w:val="en-US"/>
                </w:rPr>
                <m:t>E[</m:t>
              </m:r>
              <m:d>
                <m:dPr>
                  <m:ctrlPr>
                    <w:rPr>
                      <w:rFonts w:ascii="Cambria Math" w:eastAsiaTheme="minorEastAsia" w:hAnsi="Cambria Math"/>
                      <w:i/>
                      <w:szCs w:val="24"/>
                      <w:lang w:val="en-US"/>
                    </w:rPr>
                  </m:ctrlPr>
                </m:dPr>
                <m:e>
                  <m:r>
                    <w:rPr>
                      <w:rFonts w:ascii="Cambria Math" w:eastAsiaTheme="minorEastAsia" w:hAnsi="Cambria Math"/>
                      <w:szCs w:val="24"/>
                      <w:lang w:val="en-US"/>
                    </w:rPr>
                    <m:t>X-</m:t>
                  </m:r>
                  <m:sSub>
                    <m:sSubPr>
                      <m:ctrlPr>
                        <w:rPr>
                          <w:rFonts w:ascii="Cambria Math" w:eastAsiaTheme="minorEastAsia" w:hAnsi="Cambria Math"/>
                          <w:i/>
                          <w:szCs w:val="24"/>
                          <w:lang w:val="en-US"/>
                        </w:rPr>
                      </m:ctrlPr>
                    </m:sSubPr>
                    <m:e>
                      <m:r>
                        <w:rPr>
                          <w:rFonts w:ascii="Cambria Math" w:eastAsiaTheme="minorEastAsia" w:hAnsi="Cambria Math"/>
                          <w:szCs w:val="24"/>
                          <w:lang w:val="en-US"/>
                        </w:rPr>
                        <m:t>μ</m:t>
                      </m:r>
                    </m:e>
                    <m:sub>
                      <m:r>
                        <w:rPr>
                          <w:rFonts w:ascii="Cambria Math" w:eastAsiaTheme="minorEastAsia" w:hAnsi="Cambria Math"/>
                          <w:szCs w:val="24"/>
                          <w:lang w:val="en-US"/>
                        </w:rPr>
                        <m:t>x</m:t>
                      </m:r>
                    </m:sub>
                  </m:sSub>
                </m:e>
              </m:d>
              <m:d>
                <m:dPr>
                  <m:ctrlPr>
                    <w:rPr>
                      <w:rFonts w:ascii="Cambria Math" w:eastAsiaTheme="minorEastAsia" w:hAnsi="Cambria Math"/>
                      <w:i/>
                      <w:szCs w:val="24"/>
                      <w:lang w:val="en-US"/>
                    </w:rPr>
                  </m:ctrlPr>
                </m:dPr>
                <m:e>
                  <m:r>
                    <w:rPr>
                      <w:rFonts w:ascii="Cambria Math" w:eastAsiaTheme="minorEastAsia" w:hAnsi="Cambria Math"/>
                      <w:szCs w:val="24"/>
                      <w:lang w:val="en-US"/>
                    </w:rPr>
                    <m:t>Y-</m:t>
                  </m:r>
                  <m:sSub>
                    <m:sSubPr>
                      <m:ctrlPr>
                        <w:rPr>
                          <w:rFonts w:ascii="Cambria Math" w:eastAsiaTheme="minorEastAsia" w:hAnsi="Cambria Math"/>
                          <w:i/>
                          <w:szCs w:val="24"/>
                          <w:lang w:val="en-US"/>
                        </w:rPr>
                      </m:ctrlPr>
                    </m:sSubPr>
                    <m:e>
                      <m:r>
                        <w:rPr>
                          <w:rFonts w:ascii="Cambria Math" w:eastAsiaTheme="minorEastAsia" w:hAnsi="Cambria Math"/>
                          <w:szCs w:val="24"/>
                          <w:lang w:val="en-US"/>
                        </w:rPr>
                        <m:t>μ</m:t>
                      </m:r>
                    </m:e>
                    <m:sub>
                      <m:r>
                        <w:rPr>
                          <w:rFonts w:ascii="Cambria Math" w:eastAsiaTheme="minorEastAsia" w:hAnsi="Cambria Math"/>
                          <w:szCs w:val="24"/>
                          <w:lang w:val="en-US"/>
                        </w:rPr>
                        <m:t>Y</m:t>
                      </m:r>
                    </m:sub>
                  </m:sSub>
                </m:e>
              </m:d>
              <m:r>
                <w:rPr>
                  <w:rFonts w:ascii="Cambria Math" w:eastAsiaTheme="minorEastAsia" w:hAnsi="Cambria Math"/>
                  <w:szCs w:val="24"/>
                  <w:lang w:val="en-US"/>
                </w:rPr>
                <m:t>]</m:t>
              </m:r>
            </m:num>
            <m:den>
              <m:sSub>
                <m:sSubPr>
                  <m:ctrlPr>
                    <w:rPr>
                      <w:rFonts w:ascii="Cambria Math" w:eastAsiaTheme="minorEastAsia" w:hAnsi="Cambria Math"/>
                      <w:i/>
                      <w:szCs w:val="24"/>
                      <w:lang w:val="en-US"/>
                    </w:rPr>
                  </m:ctrlPr>
                </m:sSubPr>
                <m:e>
                  <m:r>
                    <w:rPr>
                      <w:rFonts w:ascii="Cambria Math" w:eastAsiaTheme="minorEastAsia" w:hAnsi="Cambria Math"/>
                      <w:szCs w:val="24"/>
                      <w:lang w:val="en-US"/>
                    </w:rPr>
                    <m:t>σ</m:t>
                  </m:r>
                </m:e>
                <m:sub>
                  <m:r>
                    <w:rPr>
                      <w:rFonts w:ascii="Cambria Math" w:eastAsiaTheme="minorEastAsia" w:hAnsi="Cambria Math"/>
                      <w:szCs w:val="24"/>
                      <w:lang w:val="en-US"/>
                    </w:rPr>
                    <m:t>X</m:t>
                  </m:r>
                </m:sub>
              </m:sSub>
              <m:sSub>
                <m:sSubPr>
                  <m:ctrlPr>
                    <w:rPr>
                      <w:rFonts w:ascii="Cambria Math" w:eastAsiaTheme="minorEastAsia" w:hAnsi="Cambria Math"/>
                      <w:i/>
                      <w:szCs w:val="24"/>
                      <w:lang w:val="en-US"/>
                    </w:rPr>
                  </m:ctrlPr>
                </m:sSubPr>
                <m:e>
                  <m:r>
                    <w:rPr>
                      <w:rFonts w:ascii="Cambria Math" w:eastAsiaTheme="minorEastAsia" w:hAnsi="Cambria Math"/>
                      <w:szCs w:val="24"/>
                      <w:lang w:val="en-US"/>
                    </w:rPr>
                    <m:t>σ</m:t>
                  </m:r>
                </m:e>
                <m:sub>
                  <m:r>
                    <w:rPr>
                      <w:rFonts w:ascii="Cambria Math" w:eastAsiaTheme="minorEastAsia" w:hAnsi="Cambria Math"/>
                      <w:szCs w:val="24"/>
                      <w:lang w:val="en-US"/>
                    </w:rPr>
                    <m:t>Y</m:t>
                  </m:r>
                </m:sub>
              </m:sSub>
            </m:den>
          </m:f>
          <m:r>
            <w:rPr>
              <w:rFonts w:ascii="Cambria Math" w:eastAsiaTheme="minorEastAsia" w:hAnsi="Cambria Math"/>
              <w:szCs w:val="24"/>
              <w:lang w:val="en-US"/>
            </w:rPr>
            <m:t>,</m:t>
          </m:r>
        </m:oMath>
      </m:oMathPara>
    </w:p>
    <w:p w14:paraId="31A73661" w14:textId="77777777" w:rsidR="00524BE9" w:rsidRPr="00C37FAC" w:rsidRDefault="00524BE9" w:rsidP="00524BE9">
      <w:pPr>
        <w:ind w:firstLine="709"/>
        <w:rPr>
          <w:szCs w:val="24"/>
          <w:lang w:val="en-US"/>
        </w:rPr>
      </w:pPr>
    </w:p>
    <w:p w14:paraId="76DDFE9A" w14:textId="77777777" w:rsidR="00524BE9" w:rsidRDefault="00524BE9" w:rsidP="00524BE9">
      <w:pPr>
        <w:ind w:firstLine="709"/>
        <w:rPr>
          <w:szCs w:val="24"/>
          <w:lang w:val="en-US"/>
        </w:rPr>
      </w:pPr>
      <w:r w:rsidRPr="00C37FAC">
        <w:rPr>
          <w:szCs w:val="24"/>
          <w:lang w:val="en-US"/>
        </w:rPr>
        <w:t>where E is the expected value operato</w:t>
      </w:r>
      <w:r>
        <w:rPr>
          <w:szCs w:val="24"/>
          <w:lang w:val="en-US"/>
        </w:rPr>
        <w:t>r, cov means covariance, and co</w:t>
      </w:r>
      <w:r w:rsidRPr="00C37FAC">
        <w:rPr>
          <w:szCs w:val="24"/>
          <w:lang w:val="en-US"/>
        </w:rPr>
        <w:t>r is a widely used alternative notation for the correlation coefficient.</w:t>
      </w:r>
    </w:p>
    <w:p w14:paraId="3D7D5235" w14:textId="77777777" w:rsidR="00287EB4" w:rsidRDefault="00524BE9" w:rsidP="00524BE9">
      <w:pPr>
        <w:ind w:firstLine="709"/>
        <w:rPr>
          <w:szCs w:val="24"/>
          <w:lang w:val="en-US"/>
        </w:rPr>
      </w:pPr>
      <w:r w:rsidRPr="00BF2ED5">
        <w:rPr>
          <w:szCs w:val="24"/>
          <w:lang w:val="en-US"/>
        </w:rPr>
        <w:t>The Pearson correlation is +1 in the case of a perfect direct (increasing) linear relationship (correlation), −1 in the case of a perfect decreasing (inverse) linear re</w:t>
      </w:r>
      <w:r>
        <w:rPr>
          <w:szCs w:val="24"/>
          <w:lang w:val="en-US"/>
        </w:rPr>
        <w:t>lationship (anticorrelation),</w:t>
      </w:r>
      <w:r w:rsidRPr="00BF2ED5">
        <w:rPr>
          <w:szCs w:val="24"/>
          <w:lang w:val="en-US"/>
        </w:rPr>
        <w:t xml:space="preserve"> and some value in the open interval (−1, 1) in all other cases, indicating the degree of linear dependence between the variables. As it approaches zero there is less of a relationship (closer to uncorrelated). The closer the coefficient is to either −1 or 1, the stronger the correlation between the variables</w:t>
      </w:r>
      <w:r>
        <w:rPr>
          <w:szCs w:val="24"/>
          <w:lang w:val="en-US"/>
        </w:rPr>
        <w:t xml:space="preserve"> (22)</w:t>
      </w:r>
      <w:r w:rsidRPr="00BF2ED5">
        <w:rPr>
          <w:szCs w:val="24"/>
          <w:lang w:val="en-US"/>
        </w:rPr>
        <w:t>.</w:t>
      </w:r>
    </w:p>
    <w:p w14:paraId="0BC78343" w14:textId="061FBF07" w:rsidR="0032405E" w:rsidRDefault="0032405E" w:rsidP="00524BE9">
      <w:pPr>
        <w:ind w:firstLine="709"/>
        <w:rPr>
          <w:szCs w:val="24"/>
          <w:lang w:val="en-US"/>
        </w:rPr>
      </w:pPr>
      <w:r w:rsidRPr="0032405E">
        <w:rPr>
          <w:szCs w:val="24"/>
          <w:lang w:val="en-US"/>
        </w:rPr>
        <w:t xml:space="preserve">To calculate the linear correlation coefficient in </w:t>
      </w:r>
      <w:r>
        <w:rPr>
          <w:szCs w:val="24"/>
          <w:lang w:val="en-US"/>
        </w:rPr>
        <w:t>R</w:t>
      </w:r>
      <w:r w:rsidRPr="0032405E">
        <w:rPr>
          <w:szCs w:val="24"/>
          <w:lang w:val="en-US"/>
        </w:rPr>
        <w:t xml:space="preserve">, </w:t>
      </w:r>
      <w:r>
        <w:rPr>
          <w:szCs w:val="24"/>
          <w:lang w:val="en-US"/>
        </w:rPr>
        <w:t>it can be used</w:t>
      </w:r>
      <w:r w:rsidRPr="0032405E">
        <w:rPr>
          <w:szCs w:val="24"/>
          <w:lang w:val="en-US"/>
        </w:rPr>
        <w:t xml:space="preserve"> the function </w:t>
      </w:r>
      <w:r w:rsidRPr="0032405E">
        <w:rPr>
          <w:i/>
          <w:szCs w:val="24"/>
          <w:lang w:val="en-US"/>
        </w:rPr>
        <w:t>cor</w:t>
      </w:r>
      <w:r w:rsidR="0074738A">
        <w:rPr>
          <w:i/>
          <w:szCs w:val="24"/>
          <w:lang w:val="en-US"/>
        </w:rPr>
        <w:t>(firstDataSet, secondDataSet)</w:t>
      </w:r>
      <w:r w:rsidRPr="0032405E">
        <w:rPr>
          <w:szCs w:val="24"/>
          <w:lang w:val="en-US"/>
        </w:rPr>
        <w:t>, for example:</w:t>
      </w:r>
    </w:p>
    <w:tbl>
      <w:tblPr>
        <w:tblStyle w:val="TableGrid"/>
        <w:tblW w:w="0" w:type="auto"/>
        <w:tblLook w:val="04A0" w:firstRow="1" w:lastRow="0" w:firstColumn="1" w:lastColumn="0" w:noHBand="0" w:noVBand="1"/>
      </w:tblPr>
      <w:tblGrid>
        <w:gridCol w:w="9325"/>
      </w:tblGrid>
      <w:tr w:rsidR="005612F2" w14:paraId="77EEC0AA" w14:textId="77777777" w:rsidTr="00F37EE7">
        <w:tc>
          <w:tcPr>
            <w:tcW w:w="932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00036A2D" w14:textId="77777777" w:rsidR="005612F2" w:rsidRDefault="005612F2" w:rsidP="005612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FF"/>
                <w:sz w:val="20"/>
                <w:szCs w:val="20"/>
                <w:lang w:val="en-US" w:eastAsia="ru-RU"/>
              </w:rPr>
            </w:pPr>
            <w:bookmarkStart w:id="73" w:name="_Hlk477424167"/>
          </w:p>
          <w:p w14:paraId="1E0CE2BE" w14:textId="77777777" w:rsidR="005612F2" w:rsidRPr="005612F2" w:rsidRDefault="005612F2" w:rsidP="005612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FF"/>
                <w:sz w:val="20"/>
                <w:szCs w:val="20"/>
                <w:lang w:val="en-US" w:eastAsia="ru-RU"/>
              </w:rPr>
            </w:pPr>
            <w:r w:rsidRPr="005612F2">
              <w:rPr>
                <w:rFonts w:ascii="Lucida Console" w:eastAsia="Times New Roman" w:hAnsi="Lucida Console" w:cs="Courier New"/>
                <w:color w:val="0000FF"/>
                <w:sz w:val="20"/>
                <w:szCs w:val="20"/>
                <w:lang w:val="en-US" w:eastAsia="ru-RU"/>
              </w:rPr>
              <w:t xml:space="preserve">&gt; cor(environmentDataNO$PERCENT_, patientsData$DIFFERENCE, method="pearson") </w:t>
            </w:r>
          </w:p>
          <w:p w14:paraId="6F6354CF" w14:textId="77777777" w:rsidR="005612F2" w:rsidRPr="005612F2" w:rsidRDefault="005612F2" w:rsidP="005612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00"/>
                <w:sz w:val="20"/>
                <w:szCs w:val="20"/>
                <w:lang w:val="en-US" w:eastAsia="ru-RU"/>
              </w:rPr>
            </w:pPr>
            <w:r w:rsidRPr="005612F2">
              <w:rPr>
                <w:rFonts w:ascii="Lucida Console" w:eastAsia="Times New Roman" w:hAnsi="Lucida Console" w:cs="Courier New"/>
                <w:color w:val="000000"/>
                <w:sz w:val="20"/>
                <w:szCs w:val="20"/>
                <w:lang w:val="en-US" w:eastAsia="ru-RU"/>
              </w:rPr>
              <w:t>[1] 0.1804087</w:t>
            </w:r>
          </w:p>
          <w:p w14:paraId="50B9834B" w14:textId="77777777" w:rsidR="005612F2" w:rsidRPr="005612F2" w:rsidRDefault="005612F2" w:rsidP="005612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00"/>
                <w:sz w:val="20"/>
                <w:szCs w:val="20"/>
                <w:lang w:val="en-US" w:eastAsia="ru-RU"/>
              </w:rPr>
            </w:pPr>
          </w:p>
        </w:tc>
      </w:tr>
    </w:tbl>
    <w:bookmarkEnd w:id="73"/>
    <w:p w14:paraId="349C42B8" w14:textId="77777777" w:rsidR="00F37EE7" w:rsidRDefault="00F37EE7" w:rsidP="00F37EE7">
      <w:pPr>
        <w:spacing w:before="120"/>
        <w:rPr>
          <w:lang w:val="en-US"/>
        </w:rPr>
      </w:pPr>
      <w:r w:rsidRPr="005749ED">
        <w:rPr>
          <w:lang w:val="en-US"/>
        </w:rPr>
        <w:t xml:space="preserve">To find </w:t>
      </w:r>
      <w:r>
        <w:rPr>
          <w:lang w:val="en-US"/>
        </w:rPr>
        <w:t>the linear correlation</w:t>
      </w:r>
      <w:r w:rsidRPr="005749ED">
        <w:rPr>
          <w:lang w:val="en-US"/>
        </w:rPr>
        <w:t xml:space="preserve"> were </w:t>
      </w:r>
      <w:r>
        <w:rPr>
          <w:lang w:val="en-US"/>
        </w:rPr>
        <w:t>used the calculated</w:t>
      </w:r>
      <w:r w:rsidRPr="005749ED">
        <w:rPr>
          <w:lang w:val="en-US"/>
        </w:rPr>
        <w:t xml:space="preserve"> value</w:t>
      </w:r>
      <w:r>
        <w:rPr>
          <w:lang w:val="en-US"/>
        </w:rPr>
        <w:t>s</w:t>
      </w:r>
      <w:r w:rsidRPr="005749ED">
        <w:rPr>
          <w:lang w:val="en-US"/>
        </w:rPr>
        <w:t xml:space="preserve"> of the deviation from the mean value for the entire set of data</w:t>
      </w:r>
      <w:r>
        <w:rPr>
          <w:lang w:val="en-US"/>
        </w:rPr>
        <w:t>:</w:t>
      </w:r>
    </w:p>
    <w:p w14:paraId="69B86CAD" w14:textId="77777777" w:rsidR="00F37EE7" w:rsidRPr="00256214" w:rsidRDefault="00F37EE7" w:rsidP="00F37EE7">
      <w:pPr>
        <w:spacing w:before="120"/>
        <w:rPr>
          <w:rFonts w:eastAsiaTheme="minorEastAsia"/>
          <w:lang w:val="en-US"/>
        </w:rPr>
      </w:pPr>
      <m:oMathPara>
        <m:oMath>
          <m:r>
            <w:rPr>
              <w:rFonts w:ascii="Cambria Math" w:hAnsi="Cambria Math"/>
              <w:lang w:val="en-US"/>
            </w:rPr>
            <m:t>∆x=</m:t>
          </m:r>
          <m:f>
            <m:fPr>
              <m:ctrlPr>
                <w:rPr>
                  <w:rFonts w:ascii="Cambria Math" w:hAnsi="Cambria Math"/>
                  <w:i/>
                  <w:lang w:val="en-US"/>
                </w:rPr>
              </m:ctrlPr>
            </m:fPr>
            <m:num>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av</m:t>
                  </m:r>
                </m:sub>
              </m:sSub>
            </m:num>
            <m:den>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av</m:t>
                  </m:r>
                </m:sub>
              </m:sSub>
            </m:den>
          </m:f>
        </m:oMath>
      </m:oMathPara>
    </w:p>
    <w:p w14:paraId="1D623398" w14:textId="323322C4" w:rsidR="0032405E" w:rsidRPr="00F37EE7" w:rsidRDefault="00F37EE7" w:rsidP="00F37EE7">
      <w:pPr>
        <w:spacing w:before="120"/>
        <w:rPr>
          <w:lang w:val="en-US"/>
        </w:rPr>
      </w:pPr>
      <w:r>
        <w:rPr>
          <w:rFonts w:eastAsiaTheme="minorEastAsia"/>
          <w:lang w:val="en-US"/>
        </w:rPr>
        <w:t>where x – the value of the data set, x</w:t>
      </w:r>
      <w:r>
        <w:rPr>
          <w:rFonts w:eastAsiaTheme="minorEastAsia"/>
          <w:vertAlign w:val="subscript"/>
          <w:lang w:val="en-US"/>
        </w:rPr>
        <w:t>av</w:t>
      </w:r>
      <w:r>
        <w:rPr>
          <w:rFonts w:eastAsiaTheme="minorEastAsia"/>
          <w:lang w:val="en-US"/>
        </w:rPr>
        <w:t xml:space="preserve"> - </w:t>
      </w:r>
      <w:r w:rsidRPr="005749ED">
        <w:rPr>
          <w:lang w:val="en-US"/>
        </w:rPr>
        <w:t>the mean value</w:t>
      </w:r>
      <w:r>
        <w:rPr>
          <w:lang w:val="en-US"/>
        </w:rPr>
        <w:t>.</w:t>
      </w:r>
    </w:p>
    <w:p w14:paraId="5B620F2E" w14:textId="3948D9E0" w:rsidR="00D35699" w:rsidRPr="00D35699" w:rsidRDefault="0079737F" w:rsidP="00D35699">
      <w:pPr>
        <w:pStyle w:val="Heading2"/>
        <w:rPr>
          <w:rStyle w:val="Heading3Char"/>
          <w:lang w:val="en-US"/>
        </w:rPr>
      </w:pPr>
      <w:bookmarkStart w:id="74" w:name="_Toc478116884"/>
      <w:r>
        <w:rPr>
          <w:lang w:val="en-US"/>
        </w:rPr>
        <w:t>9</w:t>
      </w:r>
      <w:r w:rsidR="00287EB4">
        <w:rPr>
          <w:lang w:val="en-US"/>
        </w:rPr>
        <w:t xml:space="preserve">.1 </w:t>
      </w:r>
      <w:r w:rsidR="00287EB4" w:rsidRPr="00287EB4">
        <w:rPr>
          <w:lang w:val="en-US"/>
        </w:rPr>
        <w:t>Result of se</w:t>
      </w:r>
      <w:r w:rsidR="009F3E2C">
        <w:rPr>
          <w:lang w:val="en-US"/>
        </w:rPr>
        <w:t>arching the correlation between</w:t>
      </w:r>
      <w:r w:rsidR="00287EB4" w:rsidRPr="00287EB4">
        <w:rPr>
          <w:lang w:val="en-US"/>
        </w:rPr>
        <w:t xml:space="preserve"> data with the R Language</w:t>
      </w:r>
      <w:bookmarkEnd w:id="74"/>
    </w:p>
    <w:p w14:paraId="5BED440E" w14:textId="6AFAC503" w:rsidR="006A0748" w:rsidRPr="00442409" w:rsidRDefault="0079737F" w:rsidP="00D35699">
      <w:pPr>
        <w:pStyle w:val="Heading3"/>
        <w:rPr>
          <w:rStyle w:val="Heading3Char"/>
          <w:b/>
          <w:lang w:val="en-US"/>
        </w:rPr>
      </w:pPr>
      <w:bookmarkStart w:id="75" w:name="_Toc478116885"/>
      <w:r>
        <w:rPr>
          <w:rStyle w:val="Heading3Char"/>
          <w:b/>
          <w:lang w:val="en-US"/>
        </w:rPr>
        <w:t>9</w:t>
      </w:r>
      <w:r w:rsidR="00D35699" w:rsidRPr="00442409">
        <w:rPr>
          <w:rStyle w:val="Heading3Char"/>
          <w:b/>
          <w:lang w:val="en-US"/>
        </w:rPr>
        <w:t>.1.1</w:t>
      </w:r>
      <w:r w:rsidR="00442409">
        <w:rPr>
          <w:rStyle w:val="Heading3Char"/>
          <w:b/>
          <w:lang w:val="en-US"/>
        </w:rPr>
        <w:t xml:space="preserve"> The l</w:t>
      </w:r>
      <w:r w:rsidR="00D35699" w:rsidRPr="00442409">
        <w:rPr>
          <w:rStyle w:val="Heading3Char"/>
          <w:b/>
          <w:lang w:val="en-US"/>
        </w:rPr>
        <w:t>inear correlation coefficient of unfiltered data</w:t>
      </w:r>
      <w:bookmarkEnd w:id="75"/>
    </w:p>
    <w:p w14:paraId="3858BFF4" w14:textId="77777777" w:rsidR="00D35699" w:rsidRDefault="00D35699" w:rsidP="00D35699">
      <w:pPr>
        <w:spacing w:before="120"/>
        <w:rPr>
          <w:lang w:val="en-US"/>
        </w:rPr>
      </w:pPr>
      <w:r>
        <w:rPr>
          <w:lang w:val="en-US"/>
        </w:rPr>
        <w:t>The</w:t>
      </w:r>
      <w:r w:rsidRPr="005749ED">
        <w:rPr>
          <w:lang w:val="en-US"/>
        </w:rPr>
        <w:t xml:space="preserve"> data sets for analysis</w:t>
      </w:r>
      <w:r>
        <w:rPr>
          <w:lang w:val="en-US"/>
        </w:rPr>
        <w:t xml:space="preserve"> in this case:</w:t>
      </w:r>
    </w:p>
    <w:p w14:paraId="3FC8B893" w14:textId="77777777" w:rsidR="00D35699" w:rsidRDefault="00D35699" w:rsidP="00D35699">
      <w:pPr>
        <w:pStyle w:val="ListParagraph"/>
        <w:numPr>
          <w:ilvl w:val="0"/>
          <w:numId w:val="12"/>
        </w:numPr>
        <w:spacing w:before="120"/>
        <w:ind w:left="0" w:firstLine="567"/>
        <w:rPr>
          <w:lang w:val="en-US"/>
        </w:rPr>
      </w:pPr>
      <w:r>
        <w:rPr>
          <w:lang w:val="en-US"/>
        </w:rPr>
        <w:t xml:space="preserve"> </w:t>
      </w:r>
      <w:r w:rsidRPr="005749ED">
        <w:rPr>
          <w:lang w:val="en-US"/>
        </w:rPr>
        <w:t>a set of average values (for all stations) for each pollutant</w:t>
      </w:r>
      <w:r>
        <w:rPr>
          <w:lang w:val="en-US"/>
        </w:rPr>
        <w:t>: NO, NO2, NOX, O3, PM10, PM2,5;</w:t>
      </w:r>
    </w:p>
    <w:p w14:paraId="125DBD71" w14:textId="77777777" w:rsidR="00D35699" w:rsidRDefault="00D35699" w:rsidP="00D35699">
      <w:pPr>
        <w:pStyle w:val="ListParagraph"/>
        <w:numPr>
          <w:ilvl w:val="0"/>
          <w:numId w:val="12"/>
        </w:numPr>
        <w:spacing w:before="120"/>
        <w:ind w:left="0" w:firstLine="567"/>
        <w:rPr>
          <w:lang w:val="en-US"/>
        </w:rPr>
      </w:pPr>
      <w:r>
        <w:rPr>
          <w:lang w:val="en-US"/>
        </w:rPr>
        <w:lastRenderedPageBreak/>
        <w:t xml:space="preserve"> a set of </w:t>
      </w:r>
      <w:r w:rsidRPr="005749ED">
        <w:rPr>
          <w:lang w:val="en-US"/>
        </w:rPr>
        <w:t>the total number of patient</w:t>
      </w:r>
      <w:r>
        <w:rPr>
          <w:lang w:val="en-US"/>
        </w:rPr>
        <w:t>s the day-by</w:t>
      </w:r>
      <w:r w:rsidRPr="005749ED">
        <w:rPr>
          <w:lang w:val="en-US"/>
        </w:rPr>
        <w:t>-day</w:t>
      </w:r>
      <w:r>
        <w:rPr>
          <w:lang w:val="en-US"/>
        </w:rPr>
        <w:t>.</w:t>
      </w:r>
    </w:p>
    <w:p w14:paraId="114C7B68" w14:textId="3AB3EBFC" w:rsidR="0074738A" w:rsidRPr="00256214" w:rsidRDefault="0074738A" w:rsidP="00D35699">
      <w:pPr>
        <w:spacing w:before="120"/>
        <w:rPr>
          <w:lang w:val="en-US"/>
        </w:rPr>
      </w:pPr>
      <w:r>
        <w:rPr>
          <w:lang w:val="en-US"/>
        </w:rPr>
        <w:t xml:space="preserve">The description of R data frames is presented in </w:t>
      </w:r>
      <w:hyperlink w:anchor="_Annexes_1" w:history="1">
        <w:r w:rsidRPr="0074738A">
          <w:rPr>
            <w:rStyle w:val="Hyperlink"/>
            <w:lang w:val="en-US"/>
          </w:rPr>
          <w:t>Annexes</w:t>
        </w:r>
      </w:hyperlink>
      <w:r>
        <w:rPr>
          <w:lang w:val="en-US"/>
        </w:rPr>
        <w:t>.</w:t>
      </w:r>
    </w:p>
    <w:p w14:paraId="5E4F98FA" w14:textId="3C645344" w:rsidR="00D35699" w:rsidRPr="002E257D" w:rsidRDefault="00D35699" w:rsidP="00D35699">
      <w:pPr>
        <w:spacing w:before="120"/>
        <w:rPr>
          <w:lang w:val="en-US"/>
        </w:rPr>
      </w:pPr>
      <w:r>
        <w:rPr>
          <w:lang w:val="en-US"/>
        </w:rPr>
        <w:t>. The result is presented in</w:t>
      </w:r>
      <w:r w:rsidR="002E257D">
        <w:rPr>
          <w:lang w:val="en-US"/>
        </w:rPr>
        <w:t xml:space="preserve"> the</w:t>
      </w:r>
      <w:r>
        <w:rPr>
          <w:lang w:val="en-US"/>
        </w:rPr>
        <w:t xml:space="preserve"> </w:t>
      </w:r>
      <w:r w:rsidR="002E257D">
        <w:rPr>
          <w:lang w:val="en-US"/>
        </w:rPr>
        <w:t>t</w:t>
      </w:r>
      <w:r>
        <w:rPr>
          <w:lang w:val="en-US"/>
        </w:rPr>
        <w:t>able</w:t>
      </w:r>
      <w:r w:rsidR="002E257D">
        <w:rPr>
          <w:lang w:val="en-US"/>
        </w:rPr>
        <w:t>:</w:t>
      </w:r>
    </w:p>
    <w:tbl>
      <w:tblPr>
        <w:tblStyle w:val="GridTable1Light-Accent5"/>
        <w:tblW w:w="9209" w:type="dxa"/>
        <w:tblLook w:val="04A0" w:firstRow="1" w:lastRow="0" w:firstColumn="1" w:lastColumn="0" w:noHBand="0" w:noVBand="1"/>
      </w:tblPr>
      <w:tblGrid>
        <w:gridCol w:w="3544"/>
        <w:gridCol w:w="1699"/>
        <w:gridCol w:w="3966"/>
      </w:tblGrid>
      <w:tr w:rsidR="00D35699" w14:paraId="4C28D918" w14:textId="77777777" w:rsidTr="00D35699">
        <w:trPr>
          <w:cnfStyle w:val="100000000000" w:firstRow="1" w:lastRow="0" w:firstColumn="0" w:lastColumn="0" w:oddVBand="0" w:evenVBand="0" w:oddHBand="0"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3544" w:type="dxa"/>
            <w:shd w:val="clear" w:color="auto" w:fill="D9E2F3" w:themeFill="accent1" w:themeFillTint="33"/>
          </w:tcPr>
          <w:p w14:paraId="2EAC9E2A" w14:textId="77777777" w:rsidR="00D35699" w:rsidRPr="00D35699" w:rsidRDefault="00D35699" w:rsidP="00B43650">
            <w:pPr>
              <w:spacing w:line="240" w:lineRule="auto"/>
              <w:ind w:right="2297" w:hanging="107"/>
              <w:rPr>
                <w:rFonts w:cs="Times New Roman"/>
                <w:b w:val="0"/>
                <w:szCs w:val="24"/>
                <w:lang w:val="en-US"/>
              </w:rPr>
            </w:pPr>
            <w:r>
              <w:rPr>
                <w:rFonts w:cs="Times New Roman"/>
                <w:b w:val="0"/>
                <w:szCs w:val="24"/>
                <w:lang w:val="en-US"/>
              </w:rPr>
              <w:t xml:space="preserve">Data </w:t>
            </w:r>
            <w:r w:rsidRPr="00D35699">
              <w:rPr>
                <w:rFonts w:cs="Times New Roman"/>
                <w:b w:val="0"/>
                <w:szCs w:val="24"/>
                <w:lang w:val="en-US"/>
              </w:rPr>
              <w:t>set 1</w:t>
            </w:r>
          </w:p>
        </w:tc>
        <w:tc>
          <w:tcPr>
            <w:tcW w:w="1699" w:type="dxa"/>
            <w:shd w:val="clear" w:color="auto" w:fill="D9E2F3" w:themeFill="accent1" w:themeFillTint="33"/>
          </w:tcPr>
          <w:p w14:paraId="2F3C87F4" w14:textId="77777777" w:rsidR="00D35699" w:rsidRPr="00D35699" w:rsidRDefault="00D35699" w:rsidP="00B43650">
            <w:pPr>
              <w:spacing w:line="240" w:lineRule="auto"/>
              <w:ind w:firstLine="0"/>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D35699">
              <w:rPr>
                <w:rFonts w:cs="Times New Roman"/>
                <w:b w:val="0"/>
                <w:szCs w:val="24"/>
                <w:lang w:val="en-US"/>
              </w:rPr>
              <w:t>Data set 2</w:t>
            </w:r>
          </w:p>
        </w:tc>
        <w:tc>
          <w:tcPr>
            <w:tcW w:w="3966" w:type="dxa"/>
            <w:shd w:val="clear" w:color="auto" w:fill="D9E2F3" w:themeFill="accent1" w:themeFillTint="33"/>
          </w:tcPr>
          <w:p w14:paraId="40385530" w14:textId="77777777" w:rsidR="00D35699" w:rsidRPr="00D35699" w:rsidRDefault="00D35699" w:rsidP="00B43650">
            <w:pPr>
              <w:spacing w:line="240" w:lineRule="auto"/>
              <w:ind w:firstLine="0"/>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D35699">
              <w:rPr>
                <w:rFonts w:cs="Times New Roman"/>
                <w:b w:val="0"/>
                <w:szCs w:val="24"/>
                <w:lang w:val="en-US"/>
              </w:rPr>
              <w:t xml:space="preserve">The </w:t>
            </w:r>
            <w:r w:rsidRPr="00D35699">
              <w:rPr>
                <w:rFonts w:cs="Times New Roman"/>
                <w:b w:val="0"/>
                <w:szCs w:val="24"/>
              </w:rPr>
              <w:t>correlation coefficient</w:t>
            </w:r>
          </w:p>
        </w:tc>
      </w:tr>
      <w:tr w:rsidR="00D35699" w14:paraId="78566732" w14:textId="77777777" w:rsidTr="00D35699">
        <w:tc>
          <w:tcPr>
            <w:cnfStyle w:val="001000000000" w:firstRow="0" w:lastRow="0" w:firstColumn="1" w:lastColumn="0" w:oddVBand="0" w:evenVBand="0" w:oddHBand="0" w:evenHBand="0" w:firstRowFirstColumn="0" w:firstRowLastColumn="0" w:lastRowFirstColumn="0" w:lastRowLastColumn="0"/>
            <w:tcW w:w="3544" w:type="dxa"/>
          </w:tcPr>
          <w:p w14:paraId="561D5292" w14:textId="77777777" w:rsidR="00D35699" w:rsidRPr="005E4F1C" w:rsidRDefault="00D35699" w:rsidP="00B43650">
            <w:pPr>
              <w:spacing w:line="240" w:lineRule="auto"/>
              <w:ind w:firstLine="0"/>
              <w:rPr>
                <w:rFonts w:cs="Times New Roman"/>
                <w:b w:val="0"/>
                <w:szCs w:val="24"/>
                <w:lang w:val="en-US"/>
              </w:rPr>
            </w:pPr>
            <w:r>
              <w:rPr>
                <w:rFonts w:cs="Times New Roman"/>
                <w:b w:val="0"/>
                <w:szCs w:val="24"/>
              </w:rPr>
              <w:t>∆</w:t>
            </w:r>
            <w:r>
              <w:rPr>
                <w:rFonts w:cs="Times New Roman"/>
                <w:b w:val="0"/>
                <w:szCs w:val="24"/>
                <w:lang w:val="en-US"/>
              </w:rPr>
              <w:t>NO</w:t>
            </w:r>
          </w:p>
        </w:tc>
        <w:tc>
          <w:tcPr>
            <w:tcW w:w="1699" w:type="dxa"/>
          </w:tcPr>
          <w:p w14:paraId="3DF5979C" w14:textId="77777777" w:rsidR="00D35699" w:rsidRPr="005E4F1C"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E4F1C">
              <w:rPr>
                <w:rFonts w:cs="Times New Roman"/>
                <w:szCs w:val="24"/>
              </w:rPr>
              <w:t>∆</w:t>
            </w:r>
            <w:r w:rsidRPr="005E4F1C">
              <w:rPr>
                <w:rFonts w:cs="Times New Roman"/>
                <w:szCs w:val="24"/>
                <w:lang w:val="en-US"/>
              </w:rPr>
              <w:t>Patients</w:t>
            </w:r>
          </w:p>
        </w:tc>
        <w:tc>
          <w:tcPr>
            <w:tcW w:w="3966" w:type="dxa"/>
          </w:tcPr>
          <w:p w14:paraId="11C61D15" w14:textId="77777777" w:rsidR="00D35699" w:rsidRPr="00BB480B"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F62AAF">
              <w:rPr>
                <w:rFonts w:cs="Times New Roman"/>
                <w:szCs w:val="24"/>
                <w:lang w:val="en-US"/>
              </w:rPr>
              <w:t>0.1804087</w:t>
            </w:r>
          </w:p>
        </w:tc>
      </w:tr>
      <w:tr w:rsidR="00D35699" w14:paraId="18794C9E" w14:textId="77777777" w:rsidTr="00D35699">
        <w:tc>
          <w:tcPr>
            <w:cnfStyle w:val="001000000000" w:firstRow="0" w:lastRow="0" w:firstColumn="1" w:lastColumn="0" w:oddVBand="0" w:evenVBand="0" w:oddHBand="0" w:evenHBand="0" w:firstRowFirstColumn="0" w:firstRowLastColumn="0" w:lastRowFirstColumn="0" w:lastRowLastColumn="0"/>
            <w:tcW w:w="3544" w:type="dxa"/>
          </w:tcPr>
          <w:p w14:paraId="25C1EEB0" w14:textId="77777777" w:rsidR="00D35699" w:rsidRPr="00BB480B" w:rsidRDefault="00D35699" w:rsidP="00B43650">
            <w:pPr>
              <w:spacing w:line="240" w:lineRule="auto"/>
              <w:ind w:firstLine="0"/>
              <w:rPr>
                <w:rFonts w:cs="Times New Roman"/>
                <w:b w:val="0"/>
                <w:szCs w:val="24"/>
                <w:lang w:val="en-US"/>
              </w:rPr>
            </w:pPr>
            <w:r>
              <w:rPr>
                <w:rFonts w:cs="Times New Roman"/>
                <w:b w:val="0"/>
                <w:szCs w:val="24"/>
              </w:rPr>
              <w:t>∆</w:t>
            </w:r>
            <w:r w:rsidRPr="00DD2A3C">
              <w:rPr>
                <w:rFonts w:cs="Times New Roman"/>
                <w:b w:val="0"/>
                <w:szCs w:val="24"/>
                <w:lang w:val="en-US"/>
              </w:rPr>
              <w:t>NO2</w:t>
            </w:r>
          </w:p>
        </w:tc>
        <w:tc>
          <w:tcPr>
            <w:tcW w:w="1699" w:type="dxa"/>
          </w:tcPr>
          <w:p w14:paraId="1BEEA3CA" w14:textId="77777777" w:rsidR="00D35699" w:rsidRPr="005E4F1C"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E4F1C">
              <w:rPr>
                <w:rFonts w:cs="Times New Roman"/>
                <w:szCs w:val="24"/>
              </w:rPr>
              <w:t>∆</w:t>
            </w:r>
            <w:r w:rsidRPr="005E4F1C">
              <w:rPr>
                <w:rFonts w:cs="Times New Roman"/>
                <w:szCs w:val="24"/>
                <w:lang w:val="en-US"/>
              </w:rPr>
              <w:t>Patients</w:t>
            </w:r>
          </w:p>
        </w:tc>
        <w:tc>
          <w:tcPr>
            <w:tcW w:w="3966" w:type="dxa"/>
          </w:tcPr>
          <w:p w14:paraId="2D0E4BA9" w14:textId="77777777" w:rsidR="00D35699" w:rsidRPr="00BB480B"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F62AAF">
              <w:rPr>
                <w:rFonts w:cs="Times New Roman"/>
                <w:szCs w:val="24"/>
                <w:lang w:val="en-US"/>
              </w:rPr>
              <w:t>0.1012164</w:t>
            </w:r>
          </w:p>
        </w:tc>
      </w:tr>
      <w:tr w:rsidR="00D35699" w14:paraId="4E5ED56E" w14:textId="77777777" w:rsidTr="00D35699">
        <w:tc>
          <w:tcPr>
            <w:cnfStyle w:val="001000000000" w:firstRow="0" w:lastRow="0" w:firstColumn="1" w:lastColumn="0" w:oddVBand="0" w:evenVBand="0" w:oddHBand="0" w:evenHBand="0" w:firstRowFirstColumn="0" w:firstRowLastColumn="0" w:lastRowFirstColumn="0" w:lastRowLastColumn="0"/>
            <w:tcW w:w="3544" w:type="dxa"/>
          </w:tcPr>
          <w:p w14:paraId="007D020C" w14:textId="77777777" w:rsidR="00D35699" w:rsidRPr="00BB480B" w:rsidRDefault="00D35699" w:rsidP="00B43650">
            <w:pPr>
              <w:spacing w:line="240" w:lineRule="auto"/>
              <w:ind w:firstLine="0"/>
              <w:rPr>
                <w:rFonts w:cs="Times New Roman"/>
                <w:b w:val="0"/>
                <w:szCs w:val="24"/>
                <w:lang w:val="en-US"/>
              </w:rPr>
            </w:pPr>
            <w:r>
              <w:rPr>
                <w:rFonts w:cs="Times New Roman"/>
                <w:b w:val="0"/>
                <w:szCs w:val="24"/>
              </w:rPr>
              <w:t>∆</w:t>
            </w:r>
            <w:r w:rsidRPr="00DD2A3C">
              <w:rPr>
                <w:rFonts w:cs="Times New Roman"/>
                <w:b w:val="0"/>
                <w:szCs w:val="24"/>
                <w:lang w:val="en-US"/>
              </w:rPr>
              <w:t>NOX</w:t>
            </w:r>
          </w:p>
        </w:tc>
        <w:tc>
          <w:tcPr>
            <w:tcW w:w="1699" w:type="dxa"/>
          </w:tcPr>
          <w:p w14:paraId="56C4461F" w14:textId="77777777" w:rsidR="00D35699" w:rsidRPr="005E4F1C"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E4F1C">
              <w:rPr>
                <w:rFonts w:cs="Times New Roman"/>
                <w:szCs w:val="24"/>
              </w:rPr>
              <w:t>∆</w:t>
            </w:r>
            <w:r w:rsidRPr="005E4F1C">
              <w:rPr>
                <w:rFonts w:cs="Times New Roman"/>
                <w:szCs w:val="24"/>
                <w:lang w:val="en-US"/>
              </w:rPr>
              <w:t>Patients</w:t>
            </w:r>
          </w:p>
        </w:tc>
        <w:tc>
          <w:tcPr>
            <w:tcW w:w="3966" w:type="dxa"/>
          </w:tcPr>
          <w:p w14:paraId="42C30335" w14:textId="77777777" w:rsidR="00D35699" w:rsidRPr="00BB480B"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F62AAF">
              <w:rPr>
                <w:rFonts w:cs="Times New Roman"/>
                <w:szCs w:val="24"/>
                <w:lang w:val="en-US"/>
              </w:rPr>
              <w:t>0.1616413</w:t>
            </w:r>
          </w:p>
        </w:tc>
      </w:tr>
      <w:tr w:rsidR="00D35699" w14:paraId="77945EEE" w14:textId="77777777" w:rsidTr="00D35699">
        <w:tc>
          <w:tcPr>
            <w:cnfStyle w:val="001000000000" w:firstRow="0" w:lastRow="0" w:firstColumn="1" w:lastColumn="0" w:oddVBand="0" w:evenVBand="0" w:oddHBand="0" w:evenHBand="0" w:firstRowFirstColumn="0" w:firstRowLastColumn="0" w:lastRowFirstColumn="0" w:lastRowLastColumn="0"/>
            <w:tcW w:w="3544" w:type="dxa"/>
          </w:tcPr>
          <w:p w14:paraId="272EBA40" w14:textId="77777777" w:rsidR="00D35699" w:rsidRPr="00BB480B" w:rsidRDefault="00D35699" w:rsidP="00B43650">
            <w:pPr>
              <w:spacing w:line="240" w:lineRule="auto"/>
              <w:ind w:firstLine="0"/>
              <w:rPr>
                <w:rFonts w:cs="Times New Roman"/>
                <w:b w:val="0"/>
                <w:szCs w:val="24"/>
                <w:lang w:val="en-US"/>
              </w:rPr>
            </w:pPr>
            <w:r>
              <w:rPr>
                <w:rFonts w:cs="Times New Roman"/>
                <w:b w:val="0"/>
                <w:szCs w:val="24"/>
              </w:rPr>
              <w:t>∆</w:t>
            </w:r>
            <w:r w:rsidRPr="00DD2A3C">
              <w:rPr>
                <w:rFonts w:cs="Times New Roman"/>
                <w:b w:val="0"/>
                <w:szCs w:val="24"/>
                <w:lang w:val="en-US"/>
              </w:rPr>
              <w:t>O3</w:t>
            </w:r>
          </w:p>
        </w:tc>
        <w:tc>
          <w:tcPr>
            <w:tcW w:w="1699" w:type="dxa"/>
          </w:tcPr>
          <w:p w14:paraId="46ABE232" w14:textId="77777777" w:rsidR="00D35699" w:rsidRPr="005E4F1C"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E4F1C">
              <w:rPr>
                <w:rFonts w:cs="Times New Roman"/>
                <w:szCs w:val="24"/>
              </w:rPr>
              <w:t>∆</w:t>
            </w:r>
            <w:r w:rsidRPr="005E4F1C">
              <w:rPr>
                <w:rFonts w:cs="Times New Roman"/>
                <w:szCs w:val="24"/>
                <w:lang w:val="en-US"/>
              </w:rPr>
              <w:t>Patients</w:t>
            </w:r>
          </w:p>
        </w:tc>
        <w:tc>
          <w:tcPr>
            <w:tcW w:w="3966" w:type="dxa"/>
          </w:tcPr>
          <w:p w14:paraId="4B1173CD" w14:textId="77777777" w:rsidR="00D35699" w:rsidRPr="00BB480B"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F62AAF">
              <w:rPr>
                <w:rFonts w:cs="Times New Roman"/>
                <w:szCs w:val="24"/>
                <w:lang w:val="en-US"/>
              </w:rPr>
              <w:t>-0.2199504</w:t>
            </w:r>
          </w:p>
        </w:tc>
      </w:tr>
      <w:tr w:rsidR="00D35699" w14:paraId="21C5EB94" w14:textId="77777777" w:rsidTr="00D35699">
        <w:tc>
          <w:tcPr>
            <w:cnfStyle w:val="001000000000" w:firstRow="0" w:lastRow="0" w:firstColumn="1" w:lastColumn="0" w:oddVBand="0" w:evenVBand="0" w:oddHBand="0" w:evenHBand="0" w:firstRowFirstColumn="0" w:firstRowLastColumn="0" w:lastRowFirstColumn="0" w:lastRowLastColumn="0"/>
            <w:tcW w:w="3544" w:type="dxa"/>
          </w:tcPr>
          <w:p w14:paraId="120ABA0A" w14:textId="77777777" w:rsidR="00D35699" w:rsidRPr="00BB480B" w:rsidRDefault="00D35699" w:rsidP="00B43650">
            <w:pPr>
              <w:spacing w:line="240" w:lineRule="auto"/>
              <w:ind w:firstLine="0"/>
              <w:rPr>
                <w:rFonts w:cs="Times New Roman"/>
                <w:b w:val="0"/>
                <w:szCs w:val="24"/>
                <w:lang w:val="en-US"/>
              </w:rPr>
            </w:pPr>
            <w:r>
              <w:rPr>
                <w:rFonts w:cs="Times New Roman"/>
                <w:b w:val="0"/>
                <w:szCs w:val="24"/>
              </w:rPr>
              <w:t>∆</w:t>
            </w:r>
            <w:r w:rsidRPr="00DD2A3C">
              <w:rPr>
                <w:rFonts w:cs="Times New Roman"/>
                <w:b w:val="0"/>
                <w:szCs w:val="24"/>
                <w:lang w:val="en-US"/>
              </w:rPr>
              <w:t>PM10</w:t>
            </w:r>
          </w:p>
        </w:tc>
        <w:tc>
          <w:tcPr>
            <w:tcW w:w="1699" w:type="dxa"/>
          </w:tcPr>
          <w:p w14:paraId="408FC290" w14:textId="77777777" w:rsidR="00D35699" w:rsidRPr="005E4F1C"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E4F1C">
              <w:rPr>
                <w:rFonts w:cs="Times New Roman"/>
                <w:szCs w:val="24"/>
              </w:rPr>
              <w:t>∆</w:t>
            </w:r>
            <w:r w:rsidRPr="005E4F1C">
              <w:rPr>
                <w:rFonts w:cs="Times New Roman"/>
                <w:szCs w:val="24"/>
                <w:lang w:val="en-US"/>
              </w:rPr>
              <w:t>Patients</w:t>
            </w:r>
          </w:p>
        </w:tc>
        <w:tc>
          <w:tcPr>
            <w:tcW w:w="3966" w:type="dxa"/>
          </w:tcPr>
          <w:p w14:paraId="6627D93D" w14:textId="77777777" w:rsidR="00D35699" w:rsidRPr="00BB480B"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F62AAF">
              <w:rPr>
                <w:rFonts w:cs="Times New Roman"/>
                <w:szCs w:val="24"/>
                <w:lang w:val="en-US"/>
              </w:rPr>
              <w:t>0.05497636</w:t>
            </w:r>
          </w:p>
        </w:tc>
      </w:tr>
      <w:tr w:rsidR="00D35699" w14:paraId="28CE82BB" w14:textId="77777777" w:rsidTr="00D35699">
        <w:tc>
          <w:tcPr>
            <w:cnfStyle w:val="001000000000" w:firstRow="0" w:lastRow="0" w:firstColumn="1" w:lastColumn="0" w:oddVBand="0" w:evenVBand="0" w:oddHBand="0" w:evenHBand="0" w:firstRowFirstColumn="0" w:firstRowLastColumn="0" w:lastRowFirstColumn="0" w:lastRowLastColumn="0"/>
            <w:tcW w:w="3544" w:type="dxa"/>
          </w:tcPr>
          <w:p w14:paraId="40EB4E41" w14:textId="77777777" w:rsidR="00D35699" w:rsidRPr="00BB480B" w:rsidRDefault="00D35699" w:rsidP="00B43650">
            <w:pPr>
              <w:spacing w:line="240" w:lineRule="auto"/>
              <w:ind w:firstLine="0"/>
              <w:rPr>
                <w:rFonts w:cs="Times New Roman"/>
                <w:b w:val="0"/>
                <w:szCs w:val="24"/>
                <w:lang w:val="en-US"/>
              </w:rPr>
            </w:pPr>
            <w:r>
              <w:rPr>
                <w:rFonts w:cs="Times New Roman"/>
                <w:b w:val="0"/>
                <w:szCs w:val="24"/>
              </w:rPr>
              <w:t>∆</w:t>
            </w:r>
            <w:r w:rsidRPr="00DD2A3C">
              <w:rPr>
                <w:rFonts w:cs="Times New Roman"/>
                <w:b w:val="0"/>
                <w:szCs w:val="24"/>
                <w:lang w:val="en-US"/>
              </w:rPr>
              <w:t>PM2,5</w:t>
            </w:r>
          </w:p>
        </w:tc>
        <w:tc>
          <w:tcPr>
            <w:tcW w:w="1699" w:type="dxa"/>
          </w:tcPr>
          <w:p w14:paraId="1E25E404" w14:textId="77777777" w:rsidR="00D35699" w:rsidRPr="005E4F1C"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E4F1C">
              <w:rPr>
                <w:rFonts w:cs="Times New Roman"/>
                <w:szCs w:val="24"/>
              </w:rPr>
              <w:t>∆</w:t>
            </w:r>
            <w:r w:rsidRPr="005E4F1C">
              <w:rPr>
                <w:rFonts w:cs="Times New Roman"/>
                <w:szCs w:val="24"/>
                <w:lang w:val="en-US"/>
              </w:rPr>
              <w:t>Patients</w:t>
            </w:r>
          </w:p>
        </w:tc>
        <w:tc>
          <w:tcPr>
            <w:tcW w:w="3966" w:type="dxa"/>
          </w:tcPr>
          <w:p w14:paraId="2EA91D1C" w14:textId="77777777" w:rsidR="00D35699" w:rsidRPr="00256214"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F62AAF">
              <w:rPr>
                <w:rFonts w:cs="Times New Roman"/>
                <w:szCs w:val="24"/>
                <w:lang w:val="en-US"/>
              </w:rPr>
              <w:t>0.0786113</w:t>
            </w:r>
          </w:p>
        </w:tc>
      </w:tr>
    </w:tbl>
    <w:p w14:paraId="157A0552" w14:textId="620CC438" w:rsidR="00D35699" w:rsidRPr="00090E4A" w:rsidRDefault="00090E4A" w:rsidP="00090E4A">
      <w:pPr>
        <w:pStyle w:val="Caption"/>
        <w:rPr>
          <w:sz w:val="22"/>
          <w:lang w:val="en-US"/>
        </w:rPr>
      </w:pPr>
      <w:bookmarkStart w:id="76" w:name="_Toc478324300"/>
      <w:r w:rsidRPr="00090E4A">
        <w:rPr>
          <w:sz w:val="22"/>
          <w:lang w:val="en-US"/>
        </w:rPr>
        <w:t xml:space="preserve">Table </w:t>
      </w:r>
      <w:r w:rsidRPr="00090E4A">
        <w:rPr>
          <w:sz w:val="22"/>
        </w:rPr>
        <w:fldChar w:fldCharType="begin"/>
      </w:r>
      <w:r w:rsidRPr="00090E4A">
        <w:rPr>
          <w:sz w:val="22"/>
          <w:lang w:val="en-US"/>
        </w:rPr>
        <w:instrText xml:space="preserve"> SEQ Table \* ARABIC </w:instrText>
      </w:r>
      <w:r w:rsidRPr="00090E4A">
        <w:rPr>
          <w:sz w:val="22"/>
        </w:rPr>
        <w:fldChar w:fldCharType="separate"/>
      </w:r>
      <w:r w:rsidR="00344F73">
        <w:rPr>
          <w:noProof/>
          <w:sz w:val="22"/>
          <w:lang w:val="en-US"/>
        </w:rPr>
        <w:t>10</w:t>
      </w:r>
      <w:r w:rsidRPr="00090E4A">
        <w:rPr>
          <w:sz w:val="22"/>
        </w:rPr>
        <w:fldChar w:fldCharType="end"/>
      </w:r>
      <w:r w:rsidRPr="00090E4A">
        <w:rPr>
          <w:sz w:val="22"/>
          <w:lang w:val="en-US"/>
        </w:rPr>
        <w:t xml:space="preserve"> Result of the searching correlation. </w:t>
      </w:r>
      <w:r w:rsidRPr="0075211E">
        <w:rPr>
          <w:sz w:val="22"/>
          <w:lang w:val="en-US"/>
        </w:rPr>
        <w:t>Case 1</w:t>
      </w:r>
      <w:bookmarkEnd w:id="76"/>
    </w:p>
    <w:p w14:paraId="052AD5E9" w14:textId="77777777" w:rsidR="006A0748" w:rsidRDefault="00D35699" w:rsidP="00C63F45">
      <w:pPr>
        <w:rPr>
          <w:rFonts w:cs="Times New Roman"/>
          <w:szCs w:val="24"/>
          <w:lang w:val="en-US"/>
        </w:rPr>
      </w:pPr>
      <w:r w:rsidRPr="00D35699">
        <w:rPr>
          <w:rFonts w:cs="Times New Roman"/>
          <w:szCs w:val="24"/>
          <w:lang w:val="en-US"/>
        </w:rPr>
        <w:t>As we can see from the results, the largest correlation coefficient with the set of data with numbers of patients has data of pollutant NOX. But this value can’t be considered sufficient for the approval of the existence correlation.</w:t>
      </w:r>
    </w:p>
    <w:p w14:paraId="575D0B2F" w14:textId="561D6BF3" w:rsidR="00D35699" w:rsidRPr="001956D4" w:rsidRDefault="0079737F" w:rsidP="00D35699">
      <w:pPr>
        <w:pStyle w:val="Heading3"/>
        <w:rPr>
          <w:lang w:val="en-US"/>
        </w:rPr>
      </w:pPr>
      <w:bookmarkStart w:id="77" w:name="_Toc476646515"/>
      <w:bookmarkStart w:id="78" w:name="_Toc478116886"/>
      <w:r>
        <w:rPr>
          <w:lang w:val="en-US"/>
        </w:rPr>
        <w:t>9</w:t>
      </w:r>
      <w:r w:rsidR="00D35699">
        <w:rPr>
          <w:lang w:val="en-US"/>
        </w:rPr>
        <w:t>.1.</w:t>
      </w:r>
      <w:r w:rsidR="00D35699" w:rsidRPr="00FB75F9">
        <w:rPr>
          <w:lang w:val="en-US"/>
        </w:rPr>
        <w:t>2</w:t>
      </w:r>
      <w:r w:rsidR="00D35699">
        <w:rPr>
          <w:lang w:val="en-US"/>
        </w:rPr>
        <w:t xml:space="preserve"> </w:t>
      </w:r>
      <w:r w:rsidR="00442409">
        <w:rPr>
          <w:lang w:val="en-US"/>
        </w:rPr>
        <w:t>The l</w:t>
      </w:r>
      <w:r w:rsidR="00D35699" w:rsidRPr="00C37FAC">
        <w:rPr>
          <w:lang w:val="en-US"/>
        </w:rPr>
        <w:t>in</w:t>
      </w:r>
      <w:r w:rsidR="00D35699">
        <w:rPr>
          <w:lang w:val="en-US"/>
        </w:rPr>
        <w:t xml:space="preserve">ear correlation coefficient of </w:t>
      </w:r>
      <w:r w:rsidR="00D35699" w:rsidRPr="00C37FAC">
        <w:rPr>
          <w:lang w:val="en-US"/>
        </w:rPr>
        <w:t>filtered data</w:t>
      </w:r>
      <w:r w:rsidR="00D35699" w:rsidRPr="001956D4">
        <w:rPr>
          <w:lang w:val="en-US"/>
        </w:rPr>
        <w:t xml:space="preserve"> </w:t>
      </w:r>
      <w:r w:rsidR="00D35699">
        <w:rPr>
          <w:lang w:val="en-US"/>
        </w:rPr>
        <w:t>by diagnosis</w:t>
      </w:r>
      <w:bookmarkEnd w:id="77"/>
      <w:bookmarkEnd w:id="78"/>
    </w:p>
    <w:p w14:paraId="2782E51D" w14:textId="77777777" w:rsidR="00D35699" w:rsidRDefault="00D35699" w:rsidP="00D35699">
      <w:pPr>
        <w:spacing w:before="120"/>
        <w:rPr>
          <w:lang w:val="en-US"/>
        </w:rPr>
      </w:pPr>
      <w:r>
        <w:rPr>
          <w:lang w:val="en-US"/>
        </w:rPr>
        <w:t>The</w:t>
      </w:r>
      <w:r w:rsidRPr="005749ED">
        <w:rPr>
          <w:lang w:val="en-US"/>
        </w:rPr>
        <w:t xml:space="preserve"> data sets for analysis</w:t>
      </w:r>
      <w:r>
        <w:rPr>
          <w:lang w:val="en-US"/>
        </w:rPr>
        <w:t xml:space="preserve"> in this case:</w:t>
      </w:r>
    </w:p>
    <w:p w14:paraId="639C579C" w14:textId="77777777" w:rsidR="00D35699" w:rsidRDefault="00D35699" w:rsidP="00D35699">
      <w:pPr>
        <w:pStyle w:val="ListParagraph"/>
        <w:numPr>
          <w:ilvl w:val="0"/>
          <w:numId w:val="12"/>
        </w:numPr>
        <w:spacing w:before="120"/>
        <w:ind w:left="0" w:firstLine="567"/>
        <w:rPr>
          <w:lang w:val="en-US"/>
        </w:rPr>
      </w:pPr>
      <w:r>
        <w:rPr>
          <w:lang w:val="en-US"/>
        </w:rPr>
        <w:t xml:space="preserve"> </w:t>
      </w:r>
      <w:r w:rsidRPr="005749ED">
        <w:rPr>
          <w:lang w:val="en-US"/>
        </w:rPr>
        <w:t>a set of average values (for all stations) for each pollutant</w:t>
      </w:r>
      <w:r>
        <w:rPr>
          <w:lang w:val="en-US"/>
        </w:rPr>
        <w:t>: NO, NO2, NOX, O3, PM10, PM2,5;</w:t>
      </w:r>
    </w:p>
    <w:p w14:paraId="7FD9DFD9" w14:textId="363762E9" w:rsidR="00D35699" w:rsidRDefault="00D35699" w:rsidP="00D35699">
      <w:pPr>
        <w:pStyle w:val="ListParagraph"/>
        <w:numPr>
          <w:ilvl w:val="0"/>
          <w:numId w:val="12"/>
        </w:numPr>
        <w:spacing w:before="120"/>
        <w:ind w:left="0" w:firstLine="567"/>
        <w:rPr>
          <w:lang w:val="en-US"/>
        </w:rPr>
      </w:pPr>
      <w:r>
        <w:rPr>
          <w:lang w:val="en-US"/>
        </w:rPr>
        <w:t xml:space="preserve"> </w:t>
      </w:r>
      <w:r w:rsidRPr="00FB75F9">
        <w:rPr>
          <w:lang w:val="en-US"/>
        </w:rPr>
        <w:t>a set of the total number of patients the day-by-day, filtered by diagnosis to 2 data sets: patients with lung diseases</w:t>
      </w:r>
      <w:r>
        <w:rPr>
          <w:lang w:val="en-US"/>
        </w:rPr>
        <w:t xml:space="preserve"> and patients with heart diseases.</w:t>
      </w:r>
    </w:p>
    <w:p w14:paraId="05DA5B57" w14:textId="6C055C61" w:rsidR="0074738A" w:rsidRPr="0074738A" w:rsidRDefault="0074738A" w:rsidP="0074738A">
      <w:pPr>
        <w:spacing w:before="120"/>
        <w:rPr>
          <w:lang w:val="en-US"/>
        </w:rPr>
      </w:pPr>
      <w:r w:rsidRPr="0074738A">
        <w:rPr>
          <w:lang w:val="en-US"/>
        </w:rPr>
        <w:t>The description of</w:t>
      </w:r>
      <w:r>
        <w:rPr>
          <w:lang w:val="en-US"/>
        </w:rPr>
        <w:t xml:space="preserve"> R</w:t>
      </w:r>
      <w:r w:rsidRPr="0074738A">
        <w:rPr>
          <w:lang w:val="en-US"/>
        </w:rPr>
        <w:t xml:space="preserve"> data frames is presented in </w:t>
      </w:r>
      <w:hyperlink w:anchor="_Annexes_1" w:history="1">
        <w:r w:rsidRPr="0074738A">
          <w:rPr>
            <w:rStyle w:val="Hyperlink"/>
            <w:lang w:val="en-US"/>
          </w:rPr>
          <w:t>Annexes</w:t>
        </w:r>
      </w:hyperlink>
      <w:r w:rsidRPr="0074738A">
        <w:rPr>
          <w:lang w:val="en-US"/>
        </w:rPr>
        <w:t>.</w:t>
      </w:r>
    </w:p>
    <w:p w14:paraId="646D826A" w14:textId="5C703535" w:rsidR="00D35699" w:rsidRDefault="00D35699" w:rsidP="00D35699">
      <w:pPr>
        <w:spacing w:before="120"/>
        <w:rPr>
          <w:lang w:val="en-US"/>
        </w:rPr>
      </w:pPr>
      <w:r w:rsidRPr="00FB75F9">
        <w:rPr>
          <w:lang w:val="en-US"/>
        </w:rPr>
        <w:t>The result is presented in</w:t>
      </w:r>
      <w:r w:rsidR="002E257D">
        <w:rPr>
          <w:lang w:val="en-US"/>
        </w:rPr>
        <w:t xml:space="preserve"> the</w:t>
      </w:r>
      <w:r w:rsidRPr="00FB75F9">
        <w:rPr>
          <w:lang w:val="en-US"/>
        </w:rPr>
        <w:t xml:space="preserve"> </w:t>
      </w:r>
      <w:r w:rsidR="002E257D">
        <w:rPr>
          <w:lang w:val="en-US"/>
        </w:rPr>
        <w:t>table:</w:t>
      </w:r>
    </w:p>
    <w:tbl>
      <w:tblPr>
        <w:tblStyle w:val="GridTable1Light-Accent5"/>
        <w:tblW w:w="9209" w:type="dxa"/>
        <w:tblLook w:val="04A0" w:firstRow="1" w:lastRow="0" w:firstColumn="1" w:lastColumn="0" w:noHBand="0" w:noVBand="1"/>
      </w:tblPr>
      <w:tblGrid>
        <w:gridCol w:w="3531"/>
        <w:gridCol w:w="2360"/>
        <w:gridCol w:w="3318"/>
      </w:tblGrid>
      <w:tr w:rsidR="00D35699" w14:paraId="1BFCE460" w14:textId="77777777" w:rsidTr="00D35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shd w:val="clear" w:color="auto" w:fill="D9E2F3" w:themeFill="accent1" w:themeFillTint="33"/>
          </w:tcPr>
          <w:p w14:paraId="5830FCA4" w14:textId="77777777" w:rsidR="00D35699" w:rsidRPr="00D35699" w:rsidRDefault="00D35699" w:rsidP="00B43650">
            <w:pPr>
              <w:spacing w:line="240" w:lineRule="auto"/>
              <w:ind w:right="2297" w:firstLine="0"/>
              <w:rPr>
                <w:rFonts w:cs="Times New Roman"/>
                <w:b w:val="0"/>
                <w:szCs w:val="24"/>
                <w:lang w:val="en-US"/>
              </w:rPr>
            </w:pPr>
            <w:r w:rsidRPr="00D35699">
              <w:rPr>
                <w:rFonts w:cs="Times New Roman"/>
                <w:b w:val="0"/>
                <w:szCs w:val="24"/>
                <w:lang w:val="en-US"/>
              </w:rPr>
              <w:t>Data set 1</w:t>
            </w:r>
          </w:p>
        </w:tc>
        <w:tc>
          <w:tcPr>
            <w:tcW w:w="2360" w:type="dxa"/>
            <w:shd w:val="clear" w:color="auto" w:fill="D9E2F3" w:themeFill="accent1" w:themeFillTint="33"/>
          </w:tcPr>
          <w:p w14:paraId="6A58FB23" w14:textId="77777777" w:rsidR="00D35699" w:rsidRPr="00D35699" w:rsidRDefault="00D35699" w:rsidP="00B43650">
            <w:pPr>
              <w:spacing w:line="240" w:lineRule="auto"/>
              <w:ind w:firstLine="0"/>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D35699">
              <w:rPr>
                <w:rFonts w:cs="Times New Roman"/>
                <w:b w:val="0"/>
                <w:szCs w:val="24"/>
                <w:lang w:val="en-US"/>
              </w:rPr>
              <w:t>Data set 2</w:t>
            </w:r>
          </w:p>
        </w:tc>
        <w:tc>
          <w:tcPr>
            <w:tcW w:w="3318" w:type="dxa"/>
            <w:shd w:val="clear" w:color="auto" w:fill="D9E2F3" w:themeFill="accent1" w:themeFillTint="33"/>
          </w:tcPr>
          <w:p w14:paraId="72A76C91" w14:textId="77777777" w:rsidR="00D35699" w:rsidRPr="00D35699" w:rsidRDefault="00D35699" w:rsidP="00B43650">
            <w:pPr>
              <w:spacing w:line="240" w:lineRule="auto"/>
              <w:ind w:firstLine="0"/>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D35699">
              <w:rPr>
                <w:rFonts w:cs="Times New Roman"/>
                <w:b w:val="0"/>
                <w:szCs w:val="24"/>
                <w:lang w:val="en-US"/>
              </w:rPr>
              <w:t xml:space="preserve">The </w:t>
            </w:r>
            <w:r w:rsidRPr="00D35699">
              <w:rPr>
                <w:rFonts w:cs="Times New Roman"/>
                <w:b w:val="0"/>
                <w:szCs w:val="24"/>
              </w:rPr>
              <w:t>correlation coefficient</w:t>
            </w:r>
          </w:p>
        </w:tc>
      </w:tr>
      <w:tr w:rsidR="00D35699" w14:paraId="409E973F" w14:textId="77777777" w:rsidTr="00D35699">
        <w:tc>
          <w:tcPr>
            <w:cnfStyle w:val="001000000000" w:firstRow="0" w:lastRow="0" w:firstColumn="1" w:lastColumn="0" w:oddVBand="0" w:evenVBand="0" w:oddHBand="0" w:evenHBand="0" w:firstRowFirstColumn="0" w:firstRowLastColumn="0" w:lastRowFirstColumn="0" w:lastRowLastColumn="0"/>
            <w:tcW w:w="3531" w:type="dxa"/>
          </w:tcPr>
          <w:p w14:paraId="4FD1E75A" w14:textId="77777777" w:rsidR="00D35699" w:rsidRPr="005E4F1C" w:rsidRDefault="00D35699" w:rsidP="00B43650">
            <w:pPr>
              <w:spacing w:line="240" w:lineRule="auto"/>
              <w:ind w:firstLine="0"/>
              <w:rPr>
                <w:rFonts w:cs="Times New Roman"/>
                <w:b w:val="0"/>
                <w:szCs w:val="24"/>
                <w:lang w:val="en-US"/>
              </w:rPr>
            </w:pPr>
            <w:r>
              <w:rPr>
                <w:rFonts w:cs="Times New Roman"/>
                <w:b w:val="0"/>
                <w:szCs w:val="24"/>
              </w:rPr>
              <w:t>∆</w:t>
            </w:r>
            <w:r>
              <w:rPr>
                <w:rFonts w:cs="Times New Roman"/>
                <w:b w:val="0"/>
                <w:szCs w:val="24"/>
                <w:lang w:val="en-US"/>
              </w:rPr>
              <w:t>NO</w:t>
            </w:r>
          </w:p>
        </w:tc>
        <w:tc>
          <w:tcPr>
            <w:tcW w:w="2360" w:type="dxa"/>
          </w:tcPr>
          <w:p w14:paraId="42A5558A" w14:textId="77777777" w:rsidR="00D35699" w:rsidRPr="005E4F1C"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E4F1C">
              <w:rPr>
                <w:rFonts w:cs="Times New Roman"/>
                <w:szCs w:val="24"/>
              </w:rPr>
              <w:t>∆</w:t>
            </w:r>
            <w:r w:rsidRPr="005E4F1C">
              <w:rPr>
                <w:rFonts w:cs="Times New Roman"/>
                <w:szCs w:val="24"/>
                <w:lang w:val="en-US"/>
              </w:rPr>
              <w:t>Patients</w:t>
            </w:r>
            <w:r>
              <w:rPr>
                <w:rFonts w:cs="Times New Roman"/>
                <w:szCs w:val="24"/>
                <w:lang w:val="en-US"/>
              </w:rPr>
              <w:t>(lung)</w:t>
            </w:r>
          </w:p>
        </w:tc>
        <w:tc>
          <w:tcPr>
            <w:tcW w:w="3318" w:type="dxa"/>
          </w:tcPr>
          <w:p w14:paraId="5BCF73E9" w14:textId="77777777" w:rsidR="00D35699" w:rsidRPr="00BB480B"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A51E2">
              <w:rPr>
                <w:rFonts w:cs="Times New Roman"/>
                <w:szCs w:val="24"/>
                <w:lang w:val="en-US"/>
              </w:rPr>
              <w:t>0.1719213</w:t>
            </w:r>
          </w:p>
        </w:tc>
      </w:tr>
      <w:tr w:rsidR="00D35699" w14:paraId="0A0727DE" w14:textId="77777777" w:rsidTr="00D35699">
        <w:tc>
          <w:tcPr>
            <w:cnfStyle w:val="001000000000" w:firstRow="0" w:lastRow="0" w:firstColumn="1" w:lastColumn="0" w:oddVBand="0" w:evenVBand="0" w:oddHBand="0" w:evenHBand="0" w:firstRowFirstColumn="0" w:firstRowLastColumn="0" w:lastRowFirstColumn="0" w:lastRowLastColumn="0"/>
            <w:tcW w:w="3531" w:type="dxa"/>
          </w:tcPr>
          <w:p w14:paraId="1F1D316B" w14:textId="77777777" w:rsidR="00D35699" w:rsidRPr="00BB480B" w:rsidRDefault="00D35699" w:rsidP="00B43650">
            <w:pPr>
              <w:spacing w:line="240" w:lineRule="auto"/>
              <w:ind w:firstLine="0"/>
              <w:rPr>
                <w:rFonts w:cs="Times New Roman"/>
                <w:b w:val="0"/>
                <w:szCs w:val="24"/>
                <w:lang w:val="en-US"/>
              </w:rPr>
            </w:pPr>
            <w:r>
              <w:rPr>
                <w:rFonts w:cs="Times New Roman"/>
                <w:b w:val="0"/>
                <w:szCs w:val="24"/>
              </w:rPr>
              <w:t>∆</w:t>
            </w:r>
            <w:r w:rsidRPr="00DD2A3C">
              <w:rPr>
                <w:rFonts w:cs="Times New Roman"/>
                <w:b w:val="0"/>
                <w:szCs w:val="24"/>
                <w:lang w:val="en-US"/>
              </w:rPr>
              <w:t>NO2</w:t>
            </w:r>
          </w:p>
        </w:tc>
        <w:tc>
          <w:tcPr>
            <w:tcW w:w="2360" w:type="dxa"/>
          </w:tcPr>
          <w:p w14:paraId="3DFD8E11" w14:textId="77777777" w:rsidR="00D35699" w:rsidRPr="005E4F1C"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E4F1C">
              <w:rPr>
                <w:rFonts w:cs="Times New Roman"/>
                <w:szCs w:val="24"/>
              </w:rPr>
              <w:t>∆</w:t>
            </w:r>
            <w:r w:rsidRPr="005E4F1C">
              <w:rPr>
                <w:rFonts w:cs="Times New Roman"/>
                <w:szCs w:val="24"/>
                <w:lang w:val="en-US"/>
              </w:rPr>
              <w:t>Patients</w:t>
            </w:r>
            <w:r>
              <w:rPr>
                <w:rFonts w:cs="Times New Roman"/>
                <w:szCs w:val="24"/>
                <w:lang w:val="en-US"/>
              </w:rPr>
              <w:t>(lung)</w:t>
            </w:r>
          </w:p>
        </w:tc>
        <w:tc>
          <w:tcPr>
            <w:tcW w:w="3318" w:type="dxa"/>
          </w:tcPr>
          <w:p w14:paraId="434004DB" w14:textId="77777777" w:rsidR="00D35699" w:rsidRPr="00BB480B"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A51E2">
              <w:rPr>
                <w:rFonts w:cs="Times New Roman"/>
                <w:szCs w:val="24"/>
                <w:lang w:val="en-US"/>
              </w:rPr>
              <w:t>0.08888615</w:t>
            </w:r>
          </w:p>
        </w:tc>
      </w:tr>
      <w:tr w:rsidR="00D35699" w14:paraId="4A860BAB" w14:textId="77777777" w:rsidTr="00D35699">
        <w:tc>
          <w:tcPr>
            <w:cnfStyle w:val="001000000000" w:firstRow="0" w:lastRow="0" w:firstColumn="1" w:lastColumn="0" w:oddVBand="0" w:evenVBand="0" w:oddHBand="0" w:evenHBand="0" w:firstRowFirstColumn="0" w:firstRowLastColumn="0" w:lastRowFirstColumn="0" w:lastRowLastColumn="0"/>
            <w:tcW w:w="3531" w:type="dxa"/>
          </w:tcPr>
          <w:p w14:paraId="4F912F1D" w14:textId="77777777" w:rsidR="00D35699" w:rsidRPr="00BB480B" w:rsidRDefault="00D35699" w:rsidP="00B43650">
            <w:pPr>
              <w:spacing w:line="240" w:lineRule="auto"/>
              <w:ind w:firstLine="0"/>
              <w:rPr>
                <w:rFonts w:cs="Times New Roman"/>
                <w:b w:val="0"/>
                <w:szCs w:val="24"/>
                <w:lang w:val="en-US"/>
              </w:rPr>
            </w:pPr>
            <w:r>
              <w:rPr>
                <w:rFonts w:cs="Times New Roman"/>
                <w:b w:val="0"/>
                <w:szCs w:val="24"/>
              </w:rPr>
              <w:t>∆</w:t>
            </w:r>
            <w:r w:rsidRPr="00DD2A3C">
              <w:rPr>
                <w:rFonts w:cs="Times New Roman"/>
                <w:b w:val="0"/>
                <w:szCs w:val="24"/>
                <w:lang w:val="en-US"/>
              </w:rPr>
              <w:t>NOX</w:t>
            </w:r>
          </w:p>
        </w:tc>
        <w:tc>
          <w:tcPr>
            <w:tcW w:w="2360" w:type="dxa"/>
          </w:tcPr>
          <w:p w14:paraId="0FC93F9C" w14:textId="77777777" w:rsidR="00D35699" w:rsidRPr="005E4F1C"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E4F1C">
              <w:rPr>
                <w:rFonts w:cs="Times New Roman"/>
                <w:szCs w:val="24"/>
              </w:rPr>
              <w:t>∆</w:t>
            </w:r>
            <w:r w:rsidRPr="005E4F1C">
              <w:rPr>
                <w:rFonts w:cs="Times New Roman"/>
                <w:szCs w:val="24"/>
                <w:lang w:val="en-US"/>
              </w:rPr>
              <w:t>Patients</w:t>
            </w:r>
            <w:r>
              <w:rPr>
                <w:rFonts w:cs="Times New Roman"/>
                <w:szCs w:val="24"/>
                <w:lang w:val="en-US"/>
              </w:rPr>
              <w:t>(lung)</w:t>
            </w:r>
          </w:p>
        </w:tc>
        <w:tc>
          <w:tcPr>
            <w:tcW w:w="3318" w:type="dxa"/>
          </w:tcPr>
          <w:p w14:paraId="3699EF81" w14:textId="77777777" w:rsidR="00D35699" w:rsidRPr="00BB480B"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A51E2">
              <w:rPr>
                <w:rFonts w:cs="Times New Roman"/>
                <w:szCs w:val="24"/>
                <w:lang w:val="en-US"/>
              </w:rPr>
              <w:t>0.1535681</w:t>
            </w:r>
          </w:p>
        </w:tc>
      </w:tr>
      <w:tr w:rsidR="00D35699" w14:paraId="447B02BA" w14:textId="77777777" w:rsidTr="00D35699">
        <w:tc>
          <w:tcPr>
            <w:cnfStyle w:val="001000000000" w:firstRow="0" w:lastRow="0" w:firstColumn="1" w:lastColumn="0" w:oddVBand="0" w:evenVBand="0" w:oddHBand="0" w:evenHBand="0" w:firstRowFirstColumn="0" w:firstRowLastColumn="0" w:lastRowFirstColumn="0" w:lastRowLastColumn="0"/>
            <w:tcW w:w="3531" w:type="dxa"/>
          </w:tcPr>
          <w:p w14:paraId="137A76DD" w14:textId="77777777" w:rsidR="00D35699" w:rsidRPr="00BB480B" w:rsidRDefault="00D35699" w:rsidP="00B43650">
            <w:pPr>
              <w:spacing w:line="240" w:lineRule="auto"/>
              <w:ind w:firstLine="0"/>
              <w:rPr>
                <w:rFonts w:cs="Times New Roman"/>
                <w:b w:val="0"/>
                <w:szCs w:val="24"/>
                <w:lang w:val="en-US"/>
              </w:rPr>
            </w:pPr>
            <w:r>
              <w:rPr>
                <w:rFonts w:cs="Times New Roman"/>
                <w:b w:val="0"/>
                <w:szCs w:val="24"/>
              </w:rPr>
              <w:t>∆</w:t>
            </w:r>
            <w:r w:rsidRPr="00DD2A3C">
              <w:rPr>
                <w:rFonts w:cs="Times New Roman"/>
                <w:b w:val="0"/>
                <w:szCs w:val="24"/>
                <w:lang w:val="en-US"/>
              </w:rPr>
              <w:t>O3</w:t>
            </w:r>
          </w:p>
        </w:tc>
        <w:tc>
          <w:tcPr>
            <w:tcW w:w="2360" w:type="dxa"/>
          </w:tcPr>
          <w:p w14:paraId="5C2ECAA9" w14:textId="77777777" w:rsidR="00D35699" w:rsidRPr="005E4F1C"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E4F1C">
              <w:rPr>
                <w:rFonts w:cs="Times New Roman"/>
                <w:szCs w:val="24"/>
              </w:rPr>
              <w:t>∆</w:t>
            </w:r>
            <w:r w:rsidRPr="005E4F1C">
              <w:rPr>
                <w:rFonts w:cs="Times New Roman"/>
                <w:szCs w:val="24"/>
                <w:lang w:val="en-US"/>
              </w:rPr>
              <w:t>Patients</w:t>
            </w:r>
            <w:r>
              <w:rPr>
                <w:rFonts w:cs="Times New Roman"/>
                <w:szCs w:val="24"/>
                <w:lang w:val="en-US"/>
              </w:rPr>
              <w:t>(lung)</w:t>
            </w:r>
          </w:p>
        </w:tc>
        <w:tc>
          <w:tcPr>
            <w:tcW w:w="3318" w:type="dxa"/>
          </w:tcPr>
          <w:p w14:paraId="0A218F16" w14:textId="77777777" w:rsidR="00D35699" w:rsidRPr="00BB480B"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A51E2">
              <w:rPr>
                <w:rFonts w:cs="Times New Roman"/>
                <w:szCs w:val="24"/>
                <w:lang w:val="en-US"/>
              </w:rPr>
              <w:t>-0.2045952</w:t>
            </w:r>
          </w:p>
        </w:tc>
      </w:tr>
      <w:tr w:rsidR="00D35699" w14:paraId="699919BD" w14:textId="77777777" w:rsidTr="00D35699">
        <w:tc>
          <w:tcPr>
            <w:cnfStyle w:val="001000000000" w:firstRow="0" w:lastRow="0" w:firstColumn="1" w:lastColumn="0" w:oddVBand="0" w:evenVBand="0" w:oddHBand="0" w:evenHBand="0" w:firstRowFirstColumn="0" w:firstRowLastColumn="0" w:lastRowFirstColumn="0" w:lastRowLastColumn="0"/>
            <w:tcW w:w="3531" w:type="dxa"/>
          </w:tcPr>
          <w:p w14:paraId="3E247B34" w14:textId="77777777" w:rsidR="00D35699" w:rsidRPr="00BB480B" w:rsidRDefault="00D35699" w:rsidP="00B43650">
            <w:pPr>
              <w:spacing w:line="240" w:lineRule="auto"/>
              <w:ind w:firstLine="0"/>
              <w:rPr>
                <w:rFonts w:cs="Times New Roman"/>
                <w:b w:val="0"/>
                <w:szCs w:val="24"/>
                <w:lang w:val="en-US"/>
              </w:rPr>
            </w:pPr>
            <w:r>
              <w:rPr>
                <w:rFonts w:cs="Times New Roman"/>
                <w:b w:val="0"/>
                <w:szCs w:val="24"/>
              </w:rPr>
              <w:t>∆</w:t>
            </w:r>
            <w:r w:rsidRPr="00DD2A3C">
              <w:rPr>
                <w:rFonts w:cs="Times New Roman"/>
                <w:b w:val="0"/>
                <w:szCs w:val="24"/>
                <w:lang w:val="en-US"/>
              </w:rPr>
              <w:t>PM10</w:t>
            </w:r>
          </w:p>
        </w:tc>
        <w:tc>
          <w:tcPr>
            <w:tcW w:w="2360" w:type="dxa"/>
          </w:tcPr>
          <w:p w14:paraId="1897475F" w14:textId="77777777" w:rsidR="00D35699" w:rsidRPr="005E4F1C"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E4F1C">
              <w:rPr>
                <w:rFonts w:cs="Times New Roman"/>
                <w:szCs w:val="24"/>
              </w:rPr>
              <w:t>∆</w:t>
            </w:r>
            <w:r w:rsidRPr="005E4F1C">
              <w:rPr>
                <w:rFonts w:cs="Times New Roman"/>
                <w:szCs w:val="24"/>
                <w:lang w:val="en-US"/>
              </w:rPr>
              <w:t>Patients</w:t>
            </w:r>
            <w:r>
              <w:rPr>
                <w:rFonts w:cs="Times New Roman"/>
                <w:szCs w:val="24"/>
                <w:lang w:val="en-US"/>
              </w:rPr>
              <w:t>(lung)</w:t>
            </w:r>
          </w:p>
        </w:tc>
        <w:tc>
          <w:tcPr>
            <w:tcW w:w="3318" w:type="dxa"/>
          </w:tcPr>
          <w:p w14:paraId="7E99B3F1" w14:textId="77777777" w:rsidR="00D35699" w:rsidRPr="00BB480B"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A51E2">
              <w:rPr>
                <w:rFonts w:cs="Times New Roman"/>
                <w:szCs w:val="24"/>
                <w:lang w:val="en-US"/>
              </w:rPr>
              <w:t>0.06846391</w:t>
            </w:r>
          </w:p>
        </w:tc>
      </w:tr>
      <w:tr w:rsidR="00D35699" w14:paraId="36694C06" w14:textId="77777777" w:rsidTr="00D35699">
        <w:tc>
          <w:tcPr>
            <w:cnfStyle w:val="001000000000" w:firstRow="0" w:lastRow="0" w:firstColumn="1" w:lastColumn="0" w:oddVBand="0" w:evenVBand="0" w:oddHBand="0" w:evenHBand="0" w:firstRowFirstColumn="0" w:firstRowLastColumn="0" w:lastRowFirstColumn="0" w:lastRowLastColumn="0"/>
            <w:tcW w:w="3531" w:type="dxa"/>
          </w:tcPr>
          <w:p w14:paraId="317D44CC" w14:textId="77777777" w:rsidR="00D35699" w:rsidRPr="00BB480B" w:rsidRDefault="00D35699" w:rsidP="00B43650">
            <w:pPr>
              <w:spacing w:line="240" w:lineRule="auto"/>
              <w:ind w:firstLine="0"/>
              <w:rPr>
                <w:rFonts w:cs="Times New Roman"/>
                <w:b w:val="0"/>
                <w:szCs w:val="24"/>
                <w:lang w:val="en-US"/>
              </w:rPr>
            </w:pPr>
            <w:r>
              <w:rPr>
                <w:rFonts w:cs="Times New Roman"/>
                <w:b w:val="0"/>
                <w:szCs w:val="24"/>
              </w:rPr>
              <w:t>∆</w:t>
            </w:r>
            <w:r w:rsidRPr="00DD2A3C">
              <w:rPr>
                <w:rFonts w:cs="Times New Roman"/>
                <w:b w:val="0"/>
                <w:szCs w:val="24"/>
                <w:lang w:val="en-US"/>
              </w:rPr>
              <w:t>PM2,5</w:t>
            </w:r>
          </w:p>
        </w:tc>
        <w:tc>
          <w:tcPr>
            <w:tcW w:w="2360" w:type="dxa"/>
          </w:tcPr>
          <w:p w14:paraId="2DC5177C" w14:textId="77777777" w:rsidR="00D35699" w:rsidRPr="005E4F1C"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E4F1C">
              <w:rPr>
                <w:rFonts w:cs="Times New Roman"/>
                <w:szCs w:val="24"/>
              </w:rPr>
              <w:t>∆</w:t>
            </w:r>
            <w:r w:rsidRPr="005E4F1C">
              <w:rPr>
                <w:rFonts w:cs="Times New Roman"/>
                <w:szCs w:val="24"/>
                <w:lang w:val="en-US"/>
              </w:rPr>
              <w:t>Patients</w:t>
            </w:r>
            <w:r>
              <w:rPr>
                <w:rFonts w:cs="Times New Roman"/>
                <w:szCs w:val="24"/>
                <w:lang w:val="en-US"/>
              </w:rPr>
              <w:t>(lung)</w:t>
            </w:r>
          </w:p>
        </w:tc>
        <w:tc>
          <w:tcPr>
            <w:tcW w:w="3318" w:type="dxa"/>
          </w:tcPr>
          <w:p w14:paraId="7D22AD8F" w14:textId="77777777" w:rsidR="00D35699" w:rsidRPr="00256214"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A51E2">
              <w:rPr>
                <w:rFonts w:cs="Times New Roman"/>
                <w:szCs w:val="24"/>
                <w:lang w:val="en-US"/>
              </w:rPr>
              <w:t>0.0973422</w:t>
            </w:r>
          </w:p>
        </w:tc>
      </w:tr>
      <w:tr w:rsidR="00D35699" w14:paraId="371ED106" w14:textId="77777777" w:rsidTr="00D35699">
        <w:tc>
          <w:tcPr>
            <w:cnfStyle w:val="001000000000" w:firstRow="0" w:lastRow="0" w:firstColumn="1" w:lastColumn="0" w:oddVBand="0" w:evenVBand="0" w:oddHBand="0" w:evenHBand="0" w:firstRowFirstColumn="0" w:firstRowLastColumn="0" w:lastRowFirstColumn="0" w:lastRowLastColumn="0"/>
            <w:tcW w:w="3531" w:type="dxa"/>
          </w:tcPr>
          <w:p w14:paraId="00964C70" w14:textId="77777777" w:rsidR="00D35699" w:rsidRPr="005E4F1C" w:rsidRDefault="00D35699" w:rsidP="00B43650">
            <w:pPr>
              <w:spacing w:line="240" w:lineRule="auto"/>
              <w:ind w:firstLine="0"/>
              <w:rPr>
                <w:rFonts w:cs="Times New Roman"/>
                <w:b w:val="0"/>
                <w:szCs w:val="24"/>
                <w:lang w:val="en-US"/>
              </w:rPr>
            </w:pPr>
            <w:r>
              <w:rPr>
                <w:rFonts w:cs="Times New Roman"/>
                <w:b w:val="0"/>
                <w:szCs w:val="24"/>
              </w:rPr>
              <w:t>∆</w:t>
            </w:r>
            <w:r>
              <w:rPr>
                <w:rFonts w:cs="Times New Roman"/>
                <w:b w:val="0"/>
                <w:szCs w:val="24"/>
                <w:lang w:val="en-US"/>
              </w:rPr>
              <w:t>NO</w:t>
            </w:r>
          </w:p>
        </w:tc>
        <w:tc>
          <w:tcPr>
            <w:tcW w:w="2360" w:type="dxa"/>
          </w:tcPr>
          <w:p w14:paraId="20FF1864" w14:textId="77777777" w:rsidR="00D35699" w:rsidRPr="005E4F1C"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E4F1C">
              <w:rPr>
                <w:rFonts w:cs="Times New Roman"/>
                <w:szCs w:val="24"/>
              </w:rPr>
              <w:t>∆</w:t>
            </w:r>
            <w:r w:rsidRPr="005E4F1C">
              <w:rPr>
                <w:rFonts w:cs="Times New Roman"/>
                <w:szCs w:val="24"/>
                <w:lang w:val="en-US"/>
              </w:rPr>
              <w:t>Patients</w:t>
            </w:r>
            <w:r>
              <w:rPr>
                <w:rFonts w:cs="Times New Roman"/>
                <w:szCs w:val="24"/>
                <w:lang w:val="en-US"/>
              </w:rPr>
              <w:t>(heart)</w:t>
            </w:r>
          </w:p>
        </w:tc>
        <w:tc>
          <w:tcPr>
            <w:tcW w:w="3318" w:type="dxa"/>
          </w:tcPr>
          <w:p w14:paraId="7557748A" w14:textId="77777777" w:rsidR="00D35699" w:rsidRPr="00256214"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935EA8">
              <w:rPr>
                <w:rFonts w:cs="Times New Roman"/>
                <w:szCs w:val="24"/>
                <w:lang w:val="en-US"/>
              </w:rPr>
              <w:t>0.1060834</w:t>
            </w:r>
          </w:p>
        </w:tc>
      </w:tr>
      <w:tr w:rsidR="00D35699" w14:paraId="5A861020" w14:textId="77777777" w:rsidTr="00D35699">
        <w:tc>
          <w:tcPr>
            <w:cnfStyle w:val="001000000000" w:firstRow="0" w:lastRow="0" w:firstColumn="1" w:lastColumn="0" w:oddVBand="0" w:evenVBand="0" w:oddHBand="0" w:evenHBand="0" w:firstRowFirstColumn="0" w:firstRowLastColumn="0" w:lastRowFirstColumn="0" w:lastRowLastColumn="0"/>
            <w:tcW w:w="3531" w:type="dxa"/>
          </w:tcPr>
          <w:p w14:paraId="3445B137" w14:textId="77777777" w:rsidR="00D35699" w:rsidRPr="00BB480B" w:rsidRDefault="00D35699" w:rsidP="00B43650">
            <w:pPr>
              <w:spacing w:line="240" w:lineRule="auto"/>
              <w:ind w:firstLine="0"/>
              <w:rPr>
                <w:rFonts w:cs="Times New Roman"/>
                <w:b w:val="0"/>
                <w:szCs w:val="24"/>
                <w:lang w:val="en-US"/>
              </w:rPr>
            </w:pPr>
            <w:r>
              <w:rPr>
                <w:rFonts w:cs="Times New Roman"/>
                <w:b w:val="0"/>
                <w:szCs w:val="24"/>
              </w:rPr>
              <w:lastRenderedPageBreak/>
              <w:t>∆</w:t>
            </w:r>
            <w:r w:rsidRPr="00DD2A3C">
              <w:rPr>
                <w:rFonts w:cs="Times New Roman"/>
                <w:b w:val="0"/>
                <w:szCs w:val="24"/>
                <w:lang w:val="en-US"/>
              </w:rPr>
              <w:t>NO2</w:t>
            </w:r>
          </w:p>
        </w:tc>
        <w:tc>
          <w:tcPr>
            <w:tcW w:w="2360" w:type="dxa"/>
          </w:tcPr>
          <w:p w14:paraId="70AC633E" w14:textId="77777777" w:rsidR="00D35699" w:rsidRPr="005E4F1C"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E4F1C">
              <w:rPr>
                <w:rFonts w:cs="Times New Roman"/>
                <w:szCs w:val="24"/>
              </w:rPr>
              <w:t>∆</w:t>
            </w:r>
            <w:r w:rsidRPr="005E4F1C">
              <w:rPr>
                <w:rFonts w:cs="Times New Roman"/>
                <w:szCs w:val="24"/>
                <w:lang w:val="en-US"/>
              </w:rPr>
              <w:t>Patients</w:t>
            </w:r>
            <w:r>
              <w:rPr>
                <w:rFonts w:cs="Times New Roman"/>
                <w:szCs w:val="24"/>
                <w:lang w:val="en-US"/>
              </w:rPr>
              <w:t>(heart)</w:t>
            </w:r>
          </w:p>
        </w:tc>
        <w:tc>
          <w:tcPr>
            <w:tcW w:w="3318" w:type="dxa"/>
          </w:tcPr>
          <w:p w14:paraId="206840AE" w14:textId="77777777" w:rsidR="00D35699" w:rsidRPr="00256214"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935EA8">
              <w:rPr>
                <w:rFonts w:cs="Times New Roman"/>
                <w:szCs w:val="24"/>
                <w:lang w:val="en-US"/>
              </w:rPr>
              <w:t>0.03138159</w:t>
            </w:r>
          </w:p>
        </w:tc>
      </w:tr>
      <w:tr w:rsidR="00D35699" w14:paraId="659A94E0" w14:textId="77777777" w:rsidTr="00D35699">
        <w:tc>
          <w:tcPr>
            <w:cnfStyle w:val="001000000000" w:firstRow="0" w:lastRow="0" w:firstColumn="1" w:lastColumn="0" w:oddVBand="0" w:evenVBand="0" w:oddHBand="0" w:evenHBand="0" w:firstRowFirstColumn="0" w:firstRowLastColumn="0" w:lastRowFirstColumn="0" w:lastRowLastColumn="0"/>
            <w:tcW w:w="3531" w:type="dxa"/>
          </w:tcPr>
          <w:p w14:paraId="64258F50" w14:textId="77777777" w:rsidR="00D35699" w:rsidRPr="00BB480B" w:rsidRDefault="00D35699" w:rsidP="00B43650">
            <w:pPr>
              <w:spacing w:line="240" w:lineRule="auto"/>
              <w:ind w:firstLine="0"/>
              <w:rPr>
                <w:rFonts w:cs="Times New Roman"/>
                <w:b w:val="0"/>
                <w:szCs w:val="24"/>
                <w:lang w:val="en-US"/>
              </w:rPr>
            </w:pPr>
            <w:r>
              <w:rPr>
                <w:rFonts w:cs="Times New Roman"/>
                <w:b w:val="0"/>
                <w:szCs w:val="24"/>
              </w:rPr>
              <w:t>∆</w:t>
            </w:r>
            <w:r w:rsidRPr="00DD2A3C">
              <w:rPr>
                <w:rFonts w:cs="Times New Roman"/>
                <w:b w:val="0"/>
                <w:szCs w:val="24"/>
                <w:lang w:val="en-US"/>
              </w:rPr>
              <w:t>NOX</w:t>
            </w:r>
          </w:p>
        </w:tc>
        <w:tc>
          <w:tcPr>
            <w:tcW w:w="2360" w:type="dxa"/>
          </w:tcPr>
          <w:p w14:paraId="0FF7DB4A" w14:textId="77777777" w:rsidR="00D35699" w:rsidRPr="005E4F1C"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E4F1C">
              <w:rPr>
                <w:rFonts w:cs="Times New Roman"/>
                <w:szCs w:val="24"/>
              </w:rPr>
              <w:t>∆</w:t>
            </w:r>
            <w:r w:rsidRPr="005E4F1C">
              <w:rPr>
                <w:rFonts w:cs="Times New Roman"/>
                <w:szCs w:val="24"/>
                <w:lang w:val="en-US"/>
              </w:rPr>
              <w:t>Patients</w:t>
            </w:r>
            <w:r>
              <w:rPr>
                <w:rFonts w:cs="Times New Roman"/>
                <w:szCs w:val="24"/>
                <w:lang w:val="en-US"/>
              </w:rPr>
              <w:t>(heart)</w:t>
            </w:r>
          </w:p>
        </w:tc>
        <w:tc>
          <w:tcPr>
            <w:tcW w:w="3318" w:type="dxa"/>
          </w:tcPr>
          <w:p w14:paraId="32A45696" w14:textId="77777777" w:rsidR="00D35699" w:rsidRPr="00256214"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935EA8">
              <w:rPr>
                <w:rFonts w:cs="Times New Roman"/>
                <w:szCs w:val="24"/>
                <w:lang w:val="en-US"/>
              </w:rPr>
              <w:t>0.08371402</w:t>
            </w:r>
          </w:p>
        </w:tc>
      </w:tr>
      <w:tr w:rsidR="00D35699" w14:paraId="12E57383" w14:textId="77777777" w:rsidTr="00D35699">
        <w:tc>
          <w:tcPr>
            <w:cnfStyle w:val="001000000000" w:firstRow="0" w:lastRow="0" w:firstColumn="1" w:lastColumn="0" w:oddVBand="0" w:evenVBand="0" w:oddHBand="0" w:evenHBand="0" w:firstRowFirstColumn="0" w:firstRowLastColumn="0" w:lastRowFirstColumn="0" w:lastRowLastColumn="0"/>
            <w:tcW w:w="3531" w:type="dxa"/>
          </w:tcPr>
          <w:p w14:paraId="764E5427" w14:textId="77777777" w:rsidR="00D35699" w:rsidRPr="00BB480B" w:rsidRDefault="00D35699" w:rsidP="00B43650">
            <w:pPr>
              <w:spacing w:line="240" w:lineRule="auto"/>
              <w:ind w:firstLine="0"/>
              <w:rPr>
                <w:rFonts w:cs="Times New Roman"/>
                <w:b w:val="0"/>
                <w:szCs w:val="24"/>
                <w:lang w:val="en-US"/>
              </w:rPr>
            </w:pPr>
            <w:r>
              <w:rPr>
                <w:rFonts w:cs="Times New Roman"/>
                <w:b w:val="0"/>
                <w:szCs w:val="24"/>
              </w:rPr>
              <w:t>∆</w:t>
            </w:r>
            <w:r w:rsidRPr="00DD2A3C">
              <w:rPr>
                <w:rFonts w:cs="Times New Roman"/>
                <w:b w:val="0"/>
                <w:szCs w:val="24"/>
                <w:lang w:val="en-US"/>
              </w:rPr>
              <w:t>O3</w:t>
            </w:r>
          </w:p>
        </w:tc>
        <w:tc>
          <w:tcPr>
            <w:tcW w:w="2360" w:type="dxa"/>
          </w:tcPr>
          <w:p w14:paraId="35FF42E5" w14:textId="77777777" w:rsidR="00D35699" w:rsidRPr="005E4F1C"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E4F1C">
              <w:rPr>
                <w:rFonts w:cs="Times New Roman"/>
                <w:szCs w:val="24"/>
              </w:rPr>
              <w:t>∆</w:t>
            </w:r>
            <w:r w:rsidRPr="005E4F1C">
              <w:rPr>
                <w:rFonts w:cs="Times New Roman"/>
                <w:szCs w:val="24"/>
                <w:lang w:val="en-US"/>
              </w:rPr>
              <w:t>Patients</w:t>
            </w:r>
            <w:r>
              <w:rPr>
                <w:rFonts w:cs="Times New Roman"/>
                <w:szCs w:val="24"/>
                <w:lang w:val="en-US"/>
              </w:rPr>
              <w:t>(heart)</w:t>
            </w:r>
          </w:p>
        </w:tc>
        <w:tc>
          <w:tcPr>
            <w:tcW w:w="3318" w:type="dxa"/>
          </w:tcPr>
          <w:p w14:paraId="1CB6263B" w14:textId="77777777" w:rsidR="00D35699" w:rsidRPr="00256214"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935EA8">
              <w:rPr>
                <w:rFonts w:cs="Times New Roman"/>
                <w:szCs w:val="24"/>
                <w:lang w:val="en-US"/>
              </w:rPr>
              <w:t>-0.1386231</w:t>
            </w:r>
          </w:p>
        </w:tc>
      </w:tr>
      <w:tr w:rsidR="00D35699" w14:paraId="6F024BE9" w14:textId="77777777" w:rsidTr="00D35699">
        <w:tc>
          <w:tcPr>
            <w:cnfStyle w:val="001000000000" w:firstRow="0" w:lastRow="0" w:firstColumn="1" w:lastColumn="0" w:oddVBand="0" w:evenVBand="0" w:oddHBand="0" w:evenHBand="0" w:firstRowFirstColumn="0" w:firstRowLastColumn="0" w:lastRowFirstColumn="0" w:lastRowLastColumn="0"/>
            <w:tcW w:w="3531" w:type="dxa"/>
          </w:tcPr>
          <w:p w14:paraId="078D2669" w14:textId="77777777" w:rsidR="00D35699" w:rsidRPr="00BB480B" w:rsidRDefault="00D35699" w:rsidP="00B43650">
            <w:pPr>
              <w:spacing w:line="240" w:lineRule="auto"/>
              <w:ind w:firstLine="0"/>
              <w:rPr>
                <w:rFonts w:cs="Times New Roman"/>
                <w:b w:val="0"/>
                <w:szCs w:val="24"/>
                <w:lang w:val="en-US"/>
              </w:rPr>
            </w:pPr>
            <w:r>
              <w:rPr>
                <w:rFonts w:cs="Times New Roman"/>
                <w:b w:val="0"/>
                <w:szCs w:val="24"/>
              </w:rPr>
              <w:t>∆</w:t>
            </w:r>
            <w:r w:rsidRPr="00DD2A3C">
              <w:rPr>
                <w:rFonts w:cs="Times New Roman"/>
                <w:b w:val="0"/>
                <w:szCs w:val="24"/>
                <w:lang w:val="en-US"/>
              </w:rPr>
              <w:t>PM10</w:t>
            </w:r>
          </w:p>
        </w:tc>
        <w:tc>
          <w:tcPr>
            <w:tcW w:w="2360" w:type="dxa"/>
          </w:tcPr>
          <w:p w14:paraId="4D073800" w14:textId="77777777" w:rsidR="00D35699" w:rsidRPr="005E4F1C"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E4F1C">
              <w:rPr>
                <w:rFonts w:cs="Times New Roman"/>
                <w:szCs w:val="24"/>
              </w:rPr>
              <w:t>∆</w:t>
            </w:r>
            <w:r w:rsidRPr="005E4F1C">
              <w:rPr>
                <w:rFonts w:cs="Times New Roman"/>
                <w:szCs w:val="24"/>
                <w:lang w:val="en-US"/>
              </w:rPr>
              <w:t>Patients</w:t>
            </w:r>
            <w:r>
              <w:rPr>
                <w:rFonts w:cs="Times New Roman"/>
                <w:szCs w:val="24"/>
                <w:lang w:val="en-US"/>
              </w:rPr>
              <w:t>(heart)</w:t>
            </w:r>
          </w:p>
        </w:tc>
        <w:tc>
          <w:tcPr>
            <w:tcW w:w="3318" w:type="dxa"/>
          </w:tcPr>
          <w:p w14:paraId="28FC3822" w14:textId="77777777" w:rsidR="00D35699" w:rsidRPr="00256214"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935EA8">
              <w:rPr>
                <w:rFonts w:cs="Times New Roman"/>
                <w:szCs w:val="24"/>
                <w:lang w:val="en-US"/>
              </w:rPr>
              <w:t>-0.005957092</w:t>
            </w:r>
          </w:p>
        </w:tc>
      </w:tr>
      <w:tr w:rsidR="00D35699" w14:paraId="2A665B15" w14:textId="77777777" w:rsidTr="00D35699">
        <w:tc>
          <w:tcPr>
            <w:cnfStyle w:val="001000000000" w:firstRow="0" w:lastRow="0" w:firstColumn="1" w:lastColumn="0" w:oddVBand="0" w:evenVBand="0" w:oddHBand="0" w:evenHBand="0" w:firstRowFirstColumn="0" w:firstRowLastColumn="0" w:lastRowFirstColumn="0" w:lastRowLastColumn="0"/>
            <w:tcW w:w="3531" w:type="dxa"/>
          </w:tcPr>
          <w:p w14:paraId="46272880" w14:textId="77777777" w:rsidR="00D35699" w:rsidRPr="00BB480B" w:rsidRDefault="00D35699" w:rsidP="00B43650">
            <w:pPr>
              <w:spacing w:line="240" w:lineRule="auto"/>
              <w:ind w:firstLine="0"/>
              <w:rPr>
                <w:rFonts w:cs="Times New Roman"/>
                <w:b w:val="0"/>
                <w:szCs w:val="24"/>
                <w:lang w:val="en-US"/>
              </w:rPr>
            </w:pPr>
            <w:r>
              <w:rPr>
                <w:rFonts w:cs="Times New Roman"/>
                <w:b w:val="0"/>
                <w:szCs w:val="24"/>
              </w:rPr>
              <w:t>∆</w:t>
            </w:r>
            <w:r w:rsidRPr="00DD2A3C">
              <w:rPr>
                <w:rFonts w:cs="Times New Roman"/>
                <w:b w:val="0"/>
                <w:szCs w:val="24"/>
                <w:lang w:val="en-US"/>
              </w:rPr>
              <w:t>PM2,5</w:t>
            </w:r>
          </w:p>
        </w:tc>
        <w:tc>
          <w:tcPr>
            <w:tcW w:w="2360" w:type="dxa"/>
          </w:tcPr>
          <w:p w14:paraId="67497DE8" w14:textId="77777777" w:rsidR="00D35699" w:rsidRPr="005E4F1C"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E4F1C">
              <w:rPr>
                <w:rFonts w:cs="Times New Roman"/>
                <w:szCs w:val="24"/>
              </w:rPr>
              <w:t>∆</w:t>
            </w:r>
            <w:r w:rsidRPr="005E4F1C">
              <w:rPr>
                <w:rFonts w:cs="Times New Roman"/>
                <w:szCs w:val="24"/>
                <w:lang w:val="en-US"/>
              </w:rPr>
              <w:t>Patients</w:t>
            </w:r>
            <w:r>
              <w:rPr>
                <w:rFonts w:cs="Times New Roman"/>
                <w:szCs w:val="24"/>
                <w:lang w:val="en-US"/>
              </w:rPr>
              <w:t>(heart)</w:t>
            </w:r>
          </w:p>
        </w:tc>
        <w:tc>
          <w:tcPr>
            <w:tcW w:w="3318" w:type="dxa"/>
          </w:tcPr>
          <w:p w14:paraId="09700B18" w14:textId="77777777" w:rsidR="00D35699" w:rsidRPr="00256214"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935EA8">
              <w:rPr>
                <w:rFonts w:cs="Times New Roman"/>
                <w:szCs w:val="24"/>
                <w:lang w:val="en-US"/>
              </w:rPr>
              <w:t>0.002553244</w:t>
            </w:r>
          </w:p>
        </w:tc>
      </w:tr>
    </w:tbl>
    <w:p w14:paraId="33C0F36B" w14:textId="08BCF446" w:rsidR="00090E4A" w:rsidRPr="00CB2593" w:rsidRDefault="00090E4A" w:rsidP="00090E4A">
      <w:pPr>
        <w:pStyle w:val="Caption"/>
        <w:rPr>
          <w:rFonts w:cs="Times New Roman"/>
          <w:b/>
          <w:sz w:val="22"/>
          <w:szCs w:val="24"/>
          <w:lang w:val="en-US"/>
        </w:rPr>
      </w:pPr>
      <w:bookmarkStart w:id="79" w:name="_Toc478324301"/>
      <w:r w:rsidRPr="0075211E">
        <w:rPr>
          <w:sz w:val="22"/>
          <w:lang w:val="en-US"/>
        </w:rPr>
        <w:t xml:space="preserve">Table </w:t>
      </w:r>
      <w:r w:rsidRPr="00090E4A">
        <w:rPr>
          <w:sz w:val="22"/>
        </w:rPr>
        <w:fldChar w:fldCharType="begin"/>
      </w:r>
      <w:r w:rsidRPr="0075211E">
        <w:rPr>
          <w:sz w:val="22"/>
          <w:lang w:val="en-US"/>
        </w:rPr>
        <w:instrText xml:space="preserve"> SEQ Table \* ARABIC </w:instrText>
      </w:r>
      <w:r w:rsidRPr="00090E4A">
        <w:rPr>
          <w:sz w:val="22"/>
        </w:rPr>
        <w:fldChar w:fldCharType="separate"/>
      </w:r>
      <w:r w:rsidR="00344F73">
        <w:rPr>
          <w:noProof/>
          <w:sz w:val="22"/>
          <w:lang w:val="en-US"/>
        </w:rPr>
        <w:t>11</w:t>
      </w:r>
      <w:r w:rsidRPr="00090E4A">
        <w:rPr>
          <w:sz w:val="22"/>
        </w:rPr>
        <w:fldChar w:fldCharType="end"/>
      </w:r>
      <w:r w:rsidRPr="00090E4A">
        <w:rPr>
          <w:sz w:val="22"/>
          <w:lang w:val="en-US"/>
        </w:rPr>
        <w:t xml:space="preserve"> </w:t>
      </w:r>
      <w:r w:rsidRPr="0075211E">
        <w:rPr>
          <w:sz w:val="22"/>
          <w:lang w:val="en-US"/>
        </w:rPr>
        <w:t xml:space="preserve">Result of the searching correlation. </w:t>
      </w:r>
      <w:r w:rsidRPr="00CB2593">
        <w:rPr>
          <w:sz w:val="22"/>
          <w:lang w:val="en-US"/>
        </w:rPr>
        <w:t>Case 2</w:t>
      </w:r>
      <w:bookmarkEnd w:id="79"/>
    </w:p>
    <w:p w14:paraId="0C4731F5" w14:textId="77777777" w:rsidR="00D35699" w:rsidRDefault="00D35699" w:rsidP="00090E4A">
      <w:pPr>
        <w:spacing w:before="120"/>
        <w:rPr>
          <w:rFonts w:cs="Times New Roman"/>
          <w:szCs w:val="24"/>
          <w:lang w:val="en-US"/>
        </w:rPr>
      </w:pPr>
      <w:r>
        <w:rPr>
          <w:rFonts w:cs="Times New Roman"/>
          <w:szCs w:val="24"/>
          <w:lang w:val="en-US"/>
        </w:rPr>
        <w:t xml:space="preserve">In the results, there is no such </w:t>
      </w:r>
      <w:r w:rsidRPr="001956D4">
        <w:rPr>
          <w:rFonts w:cs="Times New Roman"/>
          <w:szCs w:val="24"/>
          <w:lang w:val="en-US"/>
        </w:rPr>
        <w:t>coefficient to affirm the correlation between the data.</w:t>
      </w:r>
    </w:p>
    <w:p w14:paraId="22542E91" w14:textId="63C65A63" w:rsidR="00D35699" w:rsidRPr="00442409" w:rsidRDefault="0079737F" w:rsidP="00DE6868">
      <w:pPr>
        <w:pStyle w:val="Heading3"/>
        <w:rPr>
          <w:lang w:val="en-US"/>
        </w:rPr>
      </w:pPr>
      <w:bookmarkStart w:id="80" w:name="_Toc476646516"/>
      <w:bookmarkStart w:id="81" w:name="_Toc478116887"/>
      <w:r>
        <w:rPr>
          <w:lang w:val="en-US"/>
        </w:rPr>
        <w:t>9</w:t>
      </w:r>
      <w:r w:rsidR="00DE6868" w:rsidRPr="00442409">
        <w:rPr>
          <w:lang w:val="en-US"/>
        </w:rPr>
        <w:t>.1</w:t>
      </w:r>
      <w:r w:rsidR="00D35699" w:rsidRPr="00442409">
        <w:rPr>
          <w:lang w:val="en-US"/>
        </w:rPr>
        <w:t xml:space="preserve">.3 </w:t>
      </w:r>
      <w:r w:rsidR="00442409">
        <w:rPr>
          <w:lang w:val="en-US"/>
        </w:rPr>
        <w:t>The l</w:t>
      </w:r>
      <w:r w:rsidR="00D35699" w:rsidRPr="00442409">
        <w:rPr>
          <w:lang w:val="en-US"/>
        </w:rPr>
        <w:t>inear correlation coefficient of interval data</w:t>
      </w:r>
      <w:bookmarkEnd w:id="80"/>
      <w:bookmarkEnd w:id="81"/>
    </w:p>
    <w:p w14:paraId="128B2AC0" w14:textId="0856E33C" w:rsidR="00D35699" w:rsidRDefault="00D35699" w:rsidP="00DE6868">
      <w:pPr>
        <w:spacing w:before="120"/>
        <w:contextualSpacing/>
        <w:rPr>
          <w:lang w:val="en-US"/>
        </w:rPr>
      </w:pPr>
      <w:r w:rsidRPr="00BB757A">
        <w:rPr>
          <w:lang w:val="en-US"/>
        </w:rPr>
        <w:t xml:space="preserve">To search </w:t>
      </w:r>
      <w:r>
        <w:rPr>
          <w:lang w:val="en-US"/>
        </w:rPr>
        <w:t xml:space="preserve">the correlation </w:t>
      </w:r>
      <w:r w:rsidRPr="00613D0C">
        <w:rPr>
          <w:lang w:val="en-US"/>
        </w:rPr>
        <w:t>considering</w:t>
      </w:r>
      <w:r w:rsidRPr="00BB757A">
        <w:rPr>
          <w:lang w:val="en-US"/>
        </w:rPr>
        <w:t xml:space="preserve"> </w:t>
      </w:r>
      <w:r>
        <w:rPr>
          <w:lang w:val="en-US"/>
        </w:rPr>
        <w:t>the</w:t>
      </w:r>
      <w:r w:rsidRPr="00BB757A">
        <w:rPr>
          <w:lang w:val="en-US"/>
        </w:rPr>
        <w:t xml:space="preserve"> factors such as the presence of disease incubation period,</w:t>
      </w:r>
      <w:r>
        <w:rPr>
          <w:lang w:val="en-US"/>
        </w:rPr>
        <w:t xml:space="preserve"> </w:t>
      </w:r>
      <w:r w:rsidRPr="00BB757A">
        <w:rPr>
          <w:lang w:val="en-US"/>
        </w:rPr>
        <w:t xml:space="preserve">and other anthropological factors, it was decided to group the data of air pollution and the total number of patients shown in paragraph 2.1, </w:t>
      </w:r>
      <w:r>
        <w:rPr>
          <w:lang w:val="en-US"/>
        </w:rPr>
        <w:t>by</w:t>
      </w:r>
      <w:r w:rsidRPr="00BB757A">
        <w:rPr>
          <w:lang w:val="en-US"/>
        </w:rPr>
        <w:t xml:space="preserve"> 5 days. For each pollutant - the average value of 5 days, and for health data - the total number of patients </w:t>
      </w:r>
      <w:r>
        <w:rPr>
          <w:lang w:val="en-US"/>
        </w:rPr>
        <w:t xml:space="preserve">of </w:t>
      </w:r>
      <w:r w:rsidRPr="00BB757A">
        <w:rPr>
          <w:lang w:val="en-US"/>
        </w:rPr>
        <w:t>the 5 days.</w:t>
      </w:r>
    </w:p>
    <w:p w14:paraId="08582F65" w14:textId="1CC4DDB7" w:rsidR="0074738A" w:rsidRDefault="0074738A" w:rsidP="0074738A">
      <w:pPr>
        <w:spacing w:before="120"/>
        <w:rPr>
          <w:lang w:val="en-US"/>
        </w:rPr>
      </w:pPr>
      <w:r>
        <w:rPr>
          <w:lang w:val="en-US"/>
        </w:rPr>
        <w:t xml:space="preserve">The description of R data frames is presented in </w:t>
      </w:r>
      <w:hyperlink w:anchor="_Annexes_1" w:history="1">
        <w:r w:rsidRPr="0074738A">
          <w:rPr>
            <w:rStyle w:val="Hyperlink"/>
            <w:lang w:val="en-US"/>
          </w:rPr>
          <w:t>Annexes</w:t>
        </w:r>
      </w:hyperlink>
      <w:r>
        <w:rPr>
          <w:lang w:val="en-US"/>
        </w:rPr>
        <w:t>.</w:t>
      </w:r>
    </w:p>
    <w:p w14:paraId="7FF3B275" w14:textId="73265085" w:rsidR="00D35699" w:rsidRDefault="00D35699" w:rsidP="00DE6868">
      <w:pPr>
        <w:spacing w:before="120"/>
        <w:rPr>
          <w:lang w:val="en-US"/>
        </w:rPr>
      </w:pPr>
      <w:r w:rsidRPr="00FB75F9">
        <w:rPr>
          <w:lang w:val="en-US"/>
        </w:rPr>
        <w:t xml:space="preserve">The result is presented in </w:t>
      </w:r>
      <w:r w:rsidR="002E257D">
        <w:rPr>
          <w:lang w:val="en-US"/>
        </w:rPr>
        <w:t>the table:</w:t>
      </w:r>
    </w:p>
    <w:tbl>
      <w:tblPr>
        <w:tblStyle w:val="GridTable1Light-Accent5"/>
        <w:tblW w:w="9209" w:type="dxa"/>
        <w:tblLook w:val="04A0" w:firstRow="1" w:lastRow="0" w:firstColumn="1" w:lastColumn="0" w:noHBand="0" w:noVBand="1"/>
      </w:tblPr>
      <w:tblGrid>
        <w:gridCol w:w="3545"/>
        <w:gridCol w:w="1699"/>
        <w:gridCol w:w="3965"/>
      </w:tblGrid>
      <w:tr w:rsidR="00D35699" w14:paraId="01A87AC6" w14:textId="77777777" w:rsidTr="00442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5" w:type="dxa"/>
            <w:shd w:val="clear" w:color="auto" w:fill="D9E2F3" w:themeFill="accent1" w:themeFillTint="33"/>
          </w:tcPr>
          <w:p w14:paraId="431220E0" w14:textId="77777777" w:rsidR="00D35699" w:rsidRPr="00DE6868" w:rsidRDefault="00D35699" w:rsidP="00B43650">
            <w:pPr>
              <w:spacing w:line="240" w:lineRule="auto"/>
              <w:ind w:right="2297" w:firstLine="0"/>
              <w:rPr>
                <w:rFonts w:cs="Times New Roman"/>
                <w:b w:val="0"/>
                <w:szCs w:val="24"/>
                <w:lang w:val="en-US"/>
              </w:rPr>
            </w:pPr>
            <w:r w:rsidRPr="00DE6868">
              <w:rPr>
                <w:rFonts w:cs="Times New Roman"/>
                <w:b w:val="0"/>
                <w:szCs w:val="24"/>
                <w:lang w:val="en-US"/>
              </w:rPr>
              <w:t>Data set 1</w:t>
            </w:r>
          </w:p>
        </w:tc>
        <w:tc>
          <w:tcPr>
            <w:tcW w:w="1699" w:type="dxa"/>
            <w:shd w:val="clear" w:color="auto" w:fill="D9E2F3" w:themeFill="accent1" w:themeFillTint="33"/>
          </w:tcPr>
          <w:p w14:paraId="2983FA48" w14:textId="77777777" w:rsidR="00D35699" w:rsidRPr="00DE6868" w:rsidRDefault="00D35699" w:rsidP="00B43650">
            <w:pPr>
              <w:spacing w:line="240" w:lineRule="auto"/>
              <w:ind w:firstLine="0"/>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DE6868">
              <w:rPr>
                <w:rFonts w:cs="Times New Roman"/>
                <w:b w:val="0"/>
                <w:szCs w:val="24"/>
                <w:lang w:val="en-US"/>
              </w:rPr>
              <w:t>Data set 2</w:t>
            </w:r>
          </w:p>
        </w:tc>
        <w:tc>
          <w:tcPr>
            <w:tcW w:w="3965" w:type="dxa"/>
            <w:shd w:val="clear" w:color="auto" w:fill="D9E2F3" w:themeFill="accent1" w:themeFillTint="33"/>
          </w:tcPr>
          <w:p w14:paraId="47256BE1" w14:textId="77777777" w:rsidR="00D35699" w:rsidRPr="00DE6868" w:rsidRDefault="00D35699" w:rsidP="00B43650">
            <w:pPr>
              <w:spacing w:line="240" w:lineRule="auto"/>
              <w:ind w:firstLine="0"/>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DE6868">
              <w:rPr>
                <w:rFonts w:cs="Times New Roman"/>
                <w:b w:val="0"/>
                <w:szCs w:val="24"/>
                <w:lang w:val="en-US"/>
              </w:rPr>
              <w:t xml:space="preserve">The </w:t>
            </w:r>
            <w:r w:rsidRPr="00DE6868">
              <w:rPr>
                <w:rFonts w:cs="Times New Roman"/>
                <w:b w:val="0"/>
                <w:szCs w:val="24"/>
              </w:rPr>
              <w:t>correlation coefficient</w:t>
            </w:r>
          </w:p>
        </w:tc>
      </w:tr>
      <w:tr w:rsidR="00D35699" w14:paraId="03CDFA00" w14:textId="77777777" w:rsidTr="00442409">
        <w:tc>
          <w:tcPr>
            <w:cnfStyle w:val="001000000000" w:firstRow="0" w:lastRow="0" w:firstColumn="1" w:lastColumn="0" w:oddVBand="0" w:evenVBand="0" w:oddHBand="0" w:evenHBand="0" w:firstRowFirstColumn="0" w:firstRowLastColumn="0" w:lastRowFirstColumn="0" w:lastRowLastColumn="0"/>
            <w:tcW w:w="3545" w:type="dxa"/>
          </w:tcPr>
          <w:p w14:paraId="377A9DDA" w14:textId="77777777" w:rsidR="00D35699" w:rsidRPr="005E4F1C" w:rsidRDefault="00D35699" w:rsidP="00B43650">
            <w:pPr>
              <w:spacing w:line="240" w:lineRule="auto"/>
              <w:ind w:firstLine="0"/>
              <w:rPr>
                <w:rFonts w:cs="Times New Roman"/>
                <w:b w:val="0"/>
                <w:szCs w:val="24"/>
                <w:lang w:val="en-US"/>
              </w:rPr>
            </w:pPr>
            <w:r>
              <w:rPr>
                <w:rFonts w:cs="Times New Roman"/>
                <w:b w:val="0"/>
                <w:szCs w:val="24"/>
              </w:rPr>
              <w:t>∆</w:t>
            </w:r>
            <w:r>
              <w:rPr>
                <w:rFonts w:cs="Times New Roman"/>
                <w:b w:val="0"/>
                <w:szCs w:val="24"/>
                <w:lang w:val="en-US"/>
              </w:rPr>
              <w:t>NO</w:t>
            </w:r>
          </w:p>
        </w:tc>
        <w:tc>
          <w:tcPr>
            <w:tcW w:w="1699" w:type="dxa"/>
          </w:tcPr>
          <w:p w14:paraId="76067635" w14:textId="77777777" w:rsidR="00D35699" w:rsidRPr="005E4F1C"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E4F1C">
              <w:rPr>
                <w:rFonts w:cs="Times New Roman"/>
                <w:szCs w:val="24"/>
              </w:rPr>
              <w:t>∆</w:t>
            </w:r>
            <w:r w:rsidRPr="005E4F1C">
              <w:rPr>
                <w:rFonts w:cs="Times New Roman"/>
                <w:szCs w:val="24"/>
                <w:lang w:val="en-US"/>
              </w:rPr>
              <w:t>Patients</w:t>
            </w:r>
          </w:p>
        </w:tc>
        <w:tc>
          <w:tcPr>
            <w:tcW w:w="3965" w:type="dxa"/>
          </w:tcPr>
          <w:p w14:paraId="70F1B587" w14:textId="77777777" w:rsidR="00D35699" w:rsidRPr="00BB480B"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100D66">
              <w:rPr>
                <w:rFonts w:cs="Times New Roman"/>
                <w:szCs w:val="24"/>
                <w:lang w:val="en-US"/>
              </w:rPr>
              <w:t>0.36395</w:t>
            </w:r>
          </w:p>
        </w:tc>
      </w:tr>
      <w:tr w:rsidR="00D35699" w14:paraId="67CFAA43" w14:textId="77777777" w:rsidTr="00442409">
        <w:tc>
          <w:tcPr>
            <w:cnfStyle w:val="001000000000" w:firstRow="0" w:lastRow="0" w:firstColumn="1" w:lastColumn="0" w:oddVBand="0" w:evenVBand="0" w:oddHBand="0" w:evenHBand="0" w:firstRowFirstColumn="0" w:firstRowLastColumn="0" w:lastRowFirstColumn="0" w:lastRowLastColumn="0"/>
            <w:tcW w:w="3545" w:type="dxa"/>
          </w:tcPr>
          <w:p w14:paraId="0FFC9284" w14:textId="77777777" w:rsidR="00D35699" w:rsidRPr="00BB480B" w:rsidRDefault="00D35699" w:rsidP="00B43650">
            <w:pPr>
              <w:spacing w:line="240" w:lineRule="auto"/>
              <w:ind w:firstLine="0"/>
              <w:rPr>
                <w:rFonts w:cs="Times New Roman"/>
                <w:b w:val="0"/>
                <w:szCs w:val="24"/>
                <w:lang w:val="en-US"/>
              </w:rPr>
            </w:pPr>
            <w:r>
              <w:rPr>
                <w:rFonts w:cs="Times New Roman"/>
                <w:b w:val="0"/>
                <w:szCs w:val="24"/>
              </w:rPr>
              <w:t>∆</w:t>
            </w:r>
            <w:r w:rsidRPr="00DD2A3C">
              <w:rPr>
                <w:rFonts w:cs="Times New Roman"/>
                <w:b w:val="0"/>
                <w:szCs w:val="24"/>
                <w:lang w:val="en-US"/>
              </w:rPr>
              <w:t>NO2</w:t>
            </w:r>
          </w:p>
        </w:tc>
        <w:tc>
          <w:tcPr>
            <w:tcW w:w="1699" w:type="dxa"/>
          </w:tcPr>
          <w:p w14:paraId="678D947D" w14:textId="77777777" w:rsidR="00D35699" w:rsidRPr="005E4F1C"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E4F1C">
              <w:rPr>
                <w:rFonts w:cs="Times New Roman"/>
                <w:szCs w:val="24"/>
              </w:rPr>
              <w:t>∆</w:t>
            </w:r>
            <w:r w:rsidRPr="005E4F1C">
              <w:rPr>
                <w:rFonts w:cs="Times New Roman"/>
                <w:szCs w:val="24"/>
                <w:lang w:val="en-US"/>
              </w:rPr>
              <w:t>Patients</w:t>
            </w:r>
          </w:p>
        </w:tc>
        <w:tc>
          <w:tcPr>
            <w:tcW w:w="3965" w:type="dxa"/>
          </w:tcPr>
          <w:p w14:paraId="3D8664A4" w14:textId="77777777" w:rsidR="00D35699" w:rsidRPr="00BB480B"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100D66">
              <w:rPr>
                <w:rFonts w:cs="Times New Roman"/>
                <w:szCs w:val="24"/>
                <w:lang w:val="en-US"/>
              </w:rPr>
              <w:t>0.2697953</w:t>
            </w:r>
          </w:p>
        </w:tc>
      </w:tr>
      <w:tr w:rsidR="00D35699" w14:paraId="627F4F08" w14:textId="77777777" w:rsidTr="00442409">
        <w:tc>
          <w:tcPr>
            <w:cnfStyle w:val="001000000000" w:firstRow="0" w:lastRow="0" w:firstColumn="1" w:lastColumn="0" w:oddVBand="0" w:evenVBand="0" w:oddHBand="0" w:evenHBand="0" w:firstRowFirstColumn="0" w:firstRowLastColumn="0" w:lastRowFirstColumn="0" w:lastRowLastColumn="0"/>
            <w:tcW w:w="3545" w:type="dxa"/>
          </w:tcPr>
          <w:p w14:paraId="24C3BF82" w14:textId="77777777" w:rsidR="00D35699" w:rsidRPr="00BB480B" w:rsidRDefault="00D35699" w:rsidP="00B43650">
            <w:pPr>
              <w:spacing w:line="240" w:lineRule="auto"/>
              <w:ind w:firstLine="0"/>
              <w:rPr>
                <w:rFonts w:cs="Times New Roman"/>
                <w:b w:val="0"/>
                <w:szCs w:val="24"/>
                <w:lang w:val="en-US"/>
              </w:rPr>
            </w:pPr>
            <w:r>
              <w:rPr>
                <w:rFonts w:cs="Times New Roman"/>
                <w:b w:val="0"/>
                <w:szCs w:val="24"/>
              </w:rPr>
              <w:t>∆</w:t>
            </w:r>
            <w:r w:rsidRPr="00DD2A3C">
              <w:rPr>
                <w:rFonts w:cs="Times New Roman"/>
                <w:b w:val="0"/>
                <w:szCs w:val="24"/>
                <w:lang w:val="en-US"/>
              </w:rPr>
              <w:t>NOX</w:t>
            </w:r>
          </w:p>
        </w:tc>
        <w:tc>
          <w:tcPr>
            <w:tcW w:w="1699" w:type="dxa"/>
          </w:tcPr>
          <w:p w14:paraId="049698AD" w14:textId="77777777" w:rsidR="00D35699" w:rsidRPr="005E4F1C"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E4F1C">
              <w:rPr>
                <w:rFonts w:cs="Times New Roman"/>
                <w:szCs w:val="24"/>
              </w:rPr>
              <w:t>∆</w:t>
            </w:r>
            <w:r w:rsidRPr="005E4F1C">
              <w:rPr>
                <w:rFonts w:cs="Times New Roman"/>
                <w:szCs w:val="24"/>
                <w:lang w:val="en-US"/>
              </w:rPr>
              <w:t>Patients</w:t>
            </w:r>
          </w:p>
        </w:tc>
        <w:tc>
          <w:tcPr>
            <w:tcW w:w="3965" w:type="dxa"/>
          </w:tcPr>
          <w:p w14:paraId="206BCC0A" w14:textId="77777777" w:rsidR="00D35699" w:rsidRPr="00BB480B"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100D66">
              <w:rPr>
                <w:rFonts w:cs="Times New Roman"/>
                <w:szCs w:val="24"/>
                <w:lang w:val="en-US"/>
              </w:rPr>
              <w:t>0.3613143</w:t>
            </w:r>
          </w:p>
        </w:tc>
      </w:tr>
      <w:tr w:rsidR="00D35699" w14:paraId="4DF75130" w14:textId="77777777" w:rsidTr="00442409">
        <w:tc>
          <w:tcPr>
            <w:cnfStyle w:val="001000000000" w:firstRow="0" w:lastRow="0" w:firstColumn="1" w:lastColumn="0" w:oddVBand="0" w:evenVBand="0" w:oddHBand="0" w:evenHBand="0" w:firstRowFirstColumn="0" w:firstRowLastColumn="0" w:lastRowFirstColumn="0" w:lastRowLastColumn="0"/>
            <w:tcW w:w="3545" w:type="dxa"/>
          </w:tcPr>
          <w:p w14:paraId="4907D6F9" w14:textId="77777777" w:rsidR="00D35699" w:rsidRPr="00BB480B" w:rsidRDefault="00D35699" w:rsidP="00B43650">
            <w:pPr>
              <w:spacing w:line="240" w:lineRule="auto"/>
              <w:ind w:firstLine="0"/>
              <w:rPr>
                <w:rFonts w:cs="Times New Roman"/>
                <w:b w:val="0"/>
                <w:szCs w:val="24"/>
                <w:lang w:val="en-US"/>
              </w:rPr>
            </w:pPr>
            <w:r>
              <w:rPr>
                <w:rFonts w:cs="Times New Roman"/>
                <w:b w:val="0"/>
                <w:szCs w:val="24"/>
              </w:rPr>
              <w:t>∆</w:t>
            </w:r>
            <w:r w:rsidRPr="00DD2A3C">
              <w:rPr>
                <w:rFonts w:cs="Times New Roman"/>
                <w:b w:val="0"/>
                <w:szCs w:val="24"/>
                <w:lang w:val="en-US"/>
              </w:rPr>
              <w:t>O3</w:t>
            </w:r>
          </w:p>
        </w:tc>
        <w:tc>
          <w:tcPr>
            <w:tcW w:w="1699" w:type="dxa"/>
          </w:tcPr>
          <w:p w14:paraId="4CCEEBF8" w14:textId="77777777" w:rsidR="00D35699" w:rsidRPr="005E4F1C"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E4F1C">
              <w:rPr>
                <w:rFonts w:cs="Times New Roman"/>
                <w:szCs w:val="24"/>
              </w:rPr>
              <w:t>∆</w:t>
            </w:r>
            <w:r w:rsidRPr="005E4F1C">
              <w:rPr>
                <w:rFonts w:cs="Times New Roman"/>
                <w:szCs w:val="24"/>
                <w:lang w:val="en-US"/>
              </w:rPr>
              <w:t>Patients</w:t>
            </w:r>
          </w:p>
        </w:tc>
        <w:tc>
          <w:tcPr>
            <w:tcW w:w="3965" w:type="dxa"/>
          </w:tcPr>
          <w:p w14:paraId="393F56F2" w14:textId="77777777" w:rsidR="00D35699" w:rsidRPr="00BB480B"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100D66">
              <w:rPr>
                <w:rFonts w:cs="Times New Roman"/>
                <w:szCs w:val="24"/>
                <w:lang w:val="en-US"/>
              </w:rPr>
              <w:t>-0.371573</w:t>
            </w:r>
          </w:p>
        </w:tc>
      </w:tr>
      <w:tr w:rsidR="00D35699" w14:paraId="173A3F3D" w14:textId="77777777" w:rsidTr="00442409">
        <w:tc>
          <w:tcPr>
            <w:cnfStyle w:val="001000000000" w:firstRow="0" w:lastRow="0" w:firstColumn="1" w:lastColumn="0" w:oddVBand="0" w:evenVBand="0" w:oddHBand="0" w:evenHBand="0" w:firstRowFirstColumn="0" w:firstRowLastColumn="0" w:lastRowFirstColumn="0" w:lastRowLastColumn="0"/>
            <w:tcW w:w="3545" w:type="dxa"/>
          </w:tcPr>
          <w:p w14:paraId="23F27F06" w14:textId="77777777" w:rsidR="00D35699" w:rsidRPr="00BB480B" w:rsidRDefault="00D35699" w:rsidP="00B43650">
            <w:pPr>
              <w:spacing w:line="240" w:lineRule="auto"/>
              <w:ind w:firstLine="0"/>
              <w:rPr>
                <w:rFonts w:cs="Times New Roman"/>
                <w:b w:val="0"/>
                <w:szCs w:val="24"/>
                <w:lang w:val="en-US"/>
              </w:rPr>
            </w:pPr>
            <w:r>
              <w:rPr>
                <w:rFonts w:cs="Times New Roman"/>
                <w:b w:val="0"/>
                <w:szCs w:val="24"/>
              </w:rPr>
              <w:t>∆</w:t>
            </w:r>
            <w:r w:rsidRPr="00DD2A3C">
              <w:rPr>
                <w:rFonts w:cs="Times New Roman"/>
                <w:b w:val="0"/>
                <w:szCs w:val="24"/>
                <w:lang w:val="en-US"/>
              </w:rPr>
              <w:t>PM10</w:t>
            </w:r>
          </w:p>
        </w:tc>
        <w:tc>
          <w:tcPr>
            <w:tcW w:w="1699" w:type="dxa"/>
          </w:tcPr>
          <w:p w14:paraId="28FFC1D4" w14:textId="77777777" w:rsidR="00D35699" w:rsidRPr="005E4F1C"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E4F1C">
              <w:rPr>
                <w:rFonts w:cs="Times New Roman"/>
                <w:szCs w:val="24"/>
              </w:rPr>
              <w:t>∆</w:t>
            </w:r>
            <w:r w:rsidRPr="005E4F1C">
              <w:rPr>
                <w:rFonts w:cs="Times New Roman"/>
                <w:szCs w:val="24"/>
                <w:lang w:val="en-US"/>
              </w:rPr>
              <w:t>Patients</w:t>
            </w:r>
          </w:p>
        </w:tc>
        <w:tc>
          <w:tcPr>
            <w:tcW w:w="3965" w:type="dxa"/>
          </w:tcPr>
          <w:p w14:paraId="76BBA1C7" w14:textId="77777777" w:rsidR="00D35699" w:rsidRPr="00BB480B"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100D66">
              <w:rPr>
                <w:rFonts w:cs="Times New Roman"/>
                <w:szCs w:val="24"/>
                <w:lang w:val="en-US"/>
              </w:rPr>
              <w:t>0.1243245</w:t>
            </w:r>
          </w:p>
        </w:tc>
      </w:tr>
      <w:tr w:rsidR="00D35699" w14:paraId="0C8D5FCB" w14:textId="77777777" w:rsidTr="00442409">
        <w:tc>
          <w:tcPr>
            <w:cnfStyle w:val="001000000000" w:firstRow="0" w:lastRow="0" w:firstColumn="1" w:lastColumn="0" w:oddVBand="0" w:evenVBand="0" w:oddHBand="0" w:evenHBand="0" w:firstRowFirstColumn="0" w:firstRowLastColumn="0" w:lastRowFirstColumn="0" w:lastRowLastColumn="0"/>
            <w:tcW w:w="3545" w:type="dxa"/>
          </w:tcPr>
          <w:p w14:paraId="3098C906" w14:textId="77777777" w:rsidR="00D35699" w:rsidRPr="00BB480B" w:rsidRDefault="00D35699" w:rsidP="00B43650">
            <w:pPr>
              <w:spacing w:line="240" w:lineRule="auto"/>
              <w:ind w:firstLine="0"/>
              <w:rPr>
                <w:rFonts w:cs="Times New Roman"/>
                <w:b w:val="0"/>
                <w:szCs w:val="24"/>
                <w:lang w:val="en-US"/>
              </w:rPr>
            </w:pPr>
            <w:r>
              <w:rPr>
                <w:rFonts w:cs="Times New Roman"/>
                <w:b w:val="0"/>
                <w:szCs w:val="24"/>
              </w:rPr>
              <w:t>∆</w:t>
            </w:r>
            <w:r w:rsidRPr="00DD2A3C">
              <w:rPr>
                <w:rFonts w:cs="Times New Roman"/>
                <w:b w:val="0"/>
                <w:szCs w:val="24"/>
                <w:lang w:val="en-US"/>
              </w:rPr>
              <w:t>PM2,5</w:t>
            </w:r>
          </w:p>
        </w:tc>
        <w:tc>
          <w:tcPr>
            <w:tcW w:w="1699" w:type="dxa"/>
          </w:tcPr>
          <w:p w14:paraId="7064B80E" w14:textId="77777777" w:rsidR="00D35699" w:rsidRPr="005E4F1C"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5E4F1C">
              <w:rPr>
                <w:rFonts w:cs="Times New Roman"/>
                <w:szCs w:val="24"/>
              </w:rPr>
              <w:t>∆</w:t>
            </w:r>
            <w:r w:rsidRPr="005E4F1C">
              <w:rPr>
                <w:rFonts w:cs="Times New Roman"/>
                <w:szCs w:val="24"/>
                <w:lang w:val="en-US"/>
              </w:rPr>
              <w:t>Patients</w:t>
            </w:r>
          </w:p>
        </w:tc>
        <w:tc>
          <w:tcPr>
            <w:tcW w:w="3965" w:type="dxa"/>
          </w:tcPr>
          <w:p w14:paraId="62F5D8DC" w14:textId="77777777" w:rsidR="00D35699" w:rsidRPr="00256214" w:rsidRDefault="00D35699" w:rsidP="00B43650">
            <w:pPr>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100D66">
              <w:rPr>
                <w:rFonts w:cs="Times New Roman"/>
                <w:szCs w:val="24"/>
                <w:lang w:val="en-US"/>
              </w:rPr>
              <w:t>0.1249298</w:t>
            </w:r>
          </w:p>
        </w:tc>
      </w:tr>
    </w:tbl>
    <w:p w14:paraId="26A0A97E" w14:textId="2FD669CF" w:rsidR="00D35699" w:rsidRPr="00B7531A" w:rsidRDefault="00B7531A" w:rsidP="00B7531A">
      <w:pPr>
        <w:pStyle w:val="Caption"/>
        <w:rPr>
          <w:rFonts w:cs="Times New Roman"/>
          <w:sz w:val="22"/>
          <w:szCs w:val="24"/>
          <w:lang w:val="en-US"/>
        </w:rPr>
      </w:pPr>
      <w:bookmarkStart w:id="82" w:name="_Toc478324302"/>
      <w:r w:rsidRPr="00CB2593">
        <w:rPr>
          <w:sz w:val="22"/>
          <w:lang w:val="en-US"/>
        </w:rPr>
        <w:t xml:space="preserve">Table </w:t>
      </w:r>
      <w:r w:rsidRPr="00B7531A">
        <w:rPr>
          <w:sz w:val="22"/>
        </w:rPr>
        <w:fldChar w:fldCharType="begin"/>
      </w:r>
      <w:r w:rsidRPr="00CB2593">
        <w:rPr>
          <w:sz w:val="22"/>
          <w:lang w:val="en-US"/>
        </w:rPr>
        <w:instrText xml:space="preserve"> SEQ Table \* ARABIC </w:instrText>
      </w:r>
      <w:r w:rsidRPr="00B7531A">
        <w:rPr>
          <w:sz w:val="22"/>
        </w:rPr>
        <w:fldChar w:fldCharType="separate"/>
      </w:r>
      <w:r w:rsidR="00344F73">
        <w:rPr>
          <w:noProof/>
          <w:sz w:val="22"/>
          <w:lang w:val="en-US"/>
        </w:rPr>
        <w:t>12</w:t>
      </w:r>
      <w:r w:rsidRPr="00B7531A">
        <w:rPr>
          <w:sz w:val="22"/>
        </w:rPr>
        <w:fldChar w:fldCharType="end"/>
      </w:r>
      <w:r w:rsidRPr="00B7531A">
        <w:rPr>
          <w:sz w:val="22"/>
          <w:lang w:val="en-US"/>
        </w:rPr>
        <w:t xml:space="preserve"> Result of the searching correlation. Case 3</w:t>
      </w:r>
      <w:bookmarkEnd w:id="82"/>
    </w:p>
    <w:p w14:paraId="7C9309D5" w14:textId="77777777" w:rsidR="00D35699" w:rsidRPr="00442409" w:rsidRDefault="00442409" w:rsidP="00C63F45">
      <w:pPr>
        <w:rPr>
          <w:rFonts w:cs="Times New Roman"/>
          <w:szCs w:val="24"/>
          <w:lang w:val="en-US"/>
        </w:rPr>
      </w:pPr>
      <w:r w:rsidRPr="00442409">
        <w:rPr>
          <w:rFonts w:cs="Times New Roman"/>
          <w:szCs w:val="24"/>
          <w:lang w:val="en-US"/>
        </w:rPr>
        <w:t>These coefficients are not sufficient to confirm the existence of a correlation</w:t>
      </w:r>
      <w:r>
        <w:rPr>
          <w:rFonts w:cs="Times New Roman"/>
          <w:szCs w:val="24"/>
        </w:rPr>
        <w:t>ю</w:t>
      </w:r>
    </w:p>
    <w:p w14:paraId="2FED2006" w14:textId="41D2F496" w:rsidR="00C63F45" w:rsidRDefault="0079737F" w:rsidP="009C4AEE">
      <w:pPr>
        <w:pStyle w:val="Heading3"/>
        <w:rPr>
          <w:lang w:val="en-US"/>
        </w:rPr>
      </w:pPr>
      <w:bookmarkStart w:id="83" w:name="_Toc478116888"/>
      <w:r>
        <w:rPr>
          <w:lang w:val="en-US"/>
        </w:rPr>
        <w:t>9</w:t>
      </w:r>
      <w:r w:rsidR="009C4AEE">
        <w:rPr>
          <w:lang w:val="en-US"/>
        </w:rPr>
        <w:t xml:space="preserve">.1.4 </w:t>
      </w:r>
      <w:r w:rsidR="009C4AEE" w:rsidRPr="009C4AEE">
        <w:rPr>
          <w:lang w:val="en-US"/>
        </w:rPr>
        <w:t>Linear Regression</w:t>
      </w:r>
      <w:bookmarkEnd w:id="83"/>
    </w:p>
    <w:p w14:paraId="36F25288" w14:textId="77777777" w:rsidR="00BA224E" w:rsidRDefault="00FB0AC2" w:rsidP="00BA224E">
      <w:pPr>
        <w:rPr>
          <w:lang w:val="en-US"/>
        </w:rPr>
      </w:pPr>
      <w:r w:rsidRPr="00FB0AC2">
        <w:rPr>
          <w:lang w:val="en-US"/>
        </w:rPr>
        <w:t xml:space="preserve">For the </w:t>
      </w:r>
      <w:r>
        <w:rPr>
          <w:lang w:val="en-US"/>
        </w:rPr>
        <w:t>NO</w:t>
      </w:r>
      <w:r w:rsidRPr="00FB0AC2">
        <w:rPr>
          <w:lang w:val="en-US"/>
        </w:rPr>
        <w:t xml:space="preserve"> pollutant (interval data set), which has the highest correlation coefficient with patient data, </w:t>
      </w:r>
      <w:r>
        <w:rPr>
          <w:lang w:val="en-US"/>
        </w:rPr>
        <w:t xml:space="preserve">was </w:t>
      </w:r>
      <w:r w:rsidRPr="00FB0AC2">
        <w:rPr>
          <w:lang w:val="en-US"/>
        </w:rPr>
        <w:t>construct</w:t>
      </w:r>
      <w:r>
        <w:rPr>
          <w:lang w:val="en-US"/>
        </w:rPr>
        <w:t>ed</w:t>
      </w:r>
      <w:r w:rsidRPr="00FB0AC2">
        <w:rPr>
          <w:lang w:val="en-US"/>
        </w:rPr>
        <w:t xml:space="preserve"> a linear regression model for visual verification of the correlation of data</w:t>
      </w:r>
      <w:r>
        <w:rPr>
          <w:lang w:val="en-US"/>
        </w:rPr>
        <w:t xml:space="preserve">. In R language for this reason is used function </w:t>
      </w:r>
      <w:r w:rsidRPr="00FB0AC2">
        <w:rPr>
          <w:i/>
          <w:lang w:val="en-US"/>
        </w:rPr>
        <w:t>lm</w:t>
      </w:r>
      <w:r>
        <w:rPr>
          <w:lang w:val="en-US"/>
        </w:rPr>
        <w:t>:</w:t>
      </w:r>
    </w:p>
    <w:tbl>
      <w:tblPr>
        <w:tblStyle w:val="TableGrid"/>
        <w:tblW w:w="0" w:type="auto"/>
        <w:tblLook w:val="04A0" w:firstRow="1" w:lastRow="0" w:firstColumn="1" w:lastColumn="0" w:noHBand="0" w:noVBand="1"/>
      </w:tblPr>
      <w:tblGrid>
        <w:gridCol w:w="9325"/>
      </w:tblGrid>
      <w:tr w:rsidR="00FB0AC2" w:rsidRPr="00060863" w14:paraId="141073A7" w14:textId="77777777" w:rsidTr="00106672">
        <w:tc>
          <w:tcPr>
            <w:tcW w:w="93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095508C5" w14:textId="77777777" w:rsidR="00FB0AC2" w:rsidRDefault="00FB0AC2" w:rsidP="00106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FF"/>
                <w:sz w:val="20"/>
                <w:szCs w:val="20"/>
                <w:lang w:val="en-US" w:eastAsia="ru-RU"/>
              </w:rPr>
            </w:pPr>
          </w:p>
          <w:p w14:paraId="1E3E2D7C" w14:textId="77777777" w:rsidR="00FB0AC2" w:rsidRDefault="00FB0AC2" w:rsidP="00106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FF"/>
                <w:sz w:val="20"/>
                <w:szCs w:val="20"/>
                <w:lang w:val="en-US" w:eastAsia="ru-RU"/>
              </w:rPr>
            </w:pPr>
            <w:r w:rsidRPr="005612F2">
              <w:rPr>
                <w:rFonts w:ascii="Lucida Console" w:eastAsia="Times New Roman" w:hAnsi="Lucida Console" w:cs="Courier New"/>
                <w:color w:val="0000FF"/>
                <w:sz w:val="20"/>
                <w:szCs w:val="20"/>
                <w:lang w:val="en-US" w:eastAsia="ru-RU"/>
              </w:rPr>
              <w:t xml:space="preserve">&gt; </w:t>
            </w:r>
            <w:r>
              <w:rPr>
                <w:rFonts w:ascii="Lucida Console" w:eastAsia="Times New Roman" w:hAnsi="Lucida Console" w:cs="Courier New"/>
                <w:color w:val="0000FF"/>
                <w:sz w:val="20"/>
                <w:szCs w:val="20"/>
                <w:lang w:val="en-US" w:eastAsia="ru-RU"/>
              </w:rPr>
              <w:t xml:space="preserve">model &lt;- </w:t>
            </w:r>
            <w:r w:rsidRPr="00FB0AC2">
              <w:rPr>
                <w:rFonts w:ascii="Lucida Console" w:eastAsia="Times New Roman" w:hAnsi="Lucida Console" w:cs="Courier New"/>
                <w:color w:val="0000FF"/>
                <w:sz w:val="20"/>
                <w:szCs w:val="20"/>
                <w:lang w:val="en-US" w:eastAsia="ru-RU"/>
              </w:rPr>
              <w:t>lm(formula = fiveDaysNO$av_value ~ fiveDaysPatients$DIFFERENCE)</w:t>
            </w:r>
          </w:p>
          <w:p w14:paraId="52639F33" w14:textId="77777777" w:rsidR="00FB0AC2" w:rsidRDefault="00FB0AC2" w:rsidP="00FB0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FF"/>
                <w:sz w:val="20"/>
                <w:szCs w:val="20"/>
                <w:lang w:val="en-US"/>
              </w:rPr>
            </w:pPr>
          </w:p>
          <w:p w14:paraId="52DF475C" w14:textId="77777777" w:rsidR="00FB0AC2" w:rsidRPr="00FB0AC2" w:rsidRDefault="00FB0AC2" w:rsidP="00FB0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FF"/>
                <w:sz w:val="20"/>
                <w:szCs w:val="20"/>
                <w:lang w:val="en-US"/>
              </w:rPr>
            </w:pPr>
            <w:r w:rsidRPr="00FB0AC2">
              <w:rPr>
                <w:rFonts w:ascii="Lucida Console" w:eastAsia="Times New Roman" w:hAnsi="Lucida Console" w:cs="Courier New"/>
                <w:color w:val="0000FF"/>
                <w:sz w:val="20"/>
                <w:szCs w:val="20"/>
                <w:lang w:val="en-US"/>
              </w:rPr>
              <w:t>&gt;</w:t>
            </w:r>
            <w:r>
              <w:rPr>
                <w:rFonts w:ascii="Lucida Console" w:eastAsia="Times New Roman" w:hAnsi="Lucida Console" w:cs="Courier New"/>
                <w:color w:val="0000FF"/>
                <w:sz w:val="20"/>
                <w:szCs w:val="20"/>
                <w:lang w:val="en-US"/>
              </w:rPr>
              <w:t xml:space="preserve"> </w:t>
            </w:r>
            <w:r w:rsidRPr="00FB0AC2">
              <w:rPr>
                <w:rFonts w:ascii="Lucida Console" w:eastAsia="Times New Roman" w:hAnsi="Lucida Console" w:cs="Courier New"/>
                <w:color w:val="0000FF"/>
                <w:sz w:val="20"/>
                <w:szCs w:val="20"/>
                <w:lang w:val="en-US"/>
              </w:rPr>
              <w:t>summary(model)</w:t>
            </w:r>
          </w:p>
          <w:p w14:paraId="5AC17A79" w14:textId="77777777" w:rsidR="00FB0AC2" w:rsidRPr="00FB0AC2" w:rsidRDefault="00FB0AC2" w:rsidP="00FB0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00"/>
                <w:sz w:val="20"/>
                <w:szCs w:val="20"/>
                <w:lang w:val="en-US"/>
              </w:rPr>
            </w:pPr>
          </w:p>
          <w:p w14:paraId="4B845CEE" w14:textId="77777777" w:rsidR="00FB0AC2" w:rsidRPr="00FB0AC2" w:rsidRDefault="00FB0AC2" w:rsidP="00FB0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00"/>
                <w:sz w:val="20"/>
                <w:szCs w:val="20"/>
                <w:lang w:val="en-US"/>
              </w:rPr>
            </w:pPr>
            <w:r w:rsidRPr="00FB0AC2">
              <w:rPr>
                <w:rFonts w:ascii="Lucida Console" w:eastAsia="Times New Roman" w:hAnsi="Lucida Console" w:cs="Courier New"/>
                <w:color w:val="000000"/>
                <w:sz w:val="20"/>
                <w:szCs w:val="20"/>
                <w:lang w:val="en-US"/>
              </w:rPr>
              <w:t>Call:</w:t>
            </w:r>
          </w:p>
          <w:p w14:paraId="2FEE02A9" w14:textId="77777777" w:rsidR="00FB0AC2" w:rsidRPr="00FB0AC2" w:rsidRDefault="00FB0AC2" w:rsidP="00FB0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00"/>
                <w:sz w:val="20"/>
                <w:szCs w:val="20"/>
                <w:lang w:val="en-US"/>
              </w:rPr>
            </w:pPr>
            <w:r w:rsidRPr="00FB0AC2">
              <w:rPr>
                <w:rFonts w:ascii="Lucida Console" w:eastAsia="Times New Roman" w:hAnsi="Lucida Console" w:cs="Courier New"/>
                <w:color w:val="000000"/>
                <w:sz w:val="20"/>
                <w:szCs w:val="20"/>
                <w:lang w:val="en-US"/>
              </w:rPr>
              <w:t>lm(formula = fiveDaysNO$av_value ~ fiveDaysPatients$DIFFERENCE)</w:t>
            </w:r>
          </w:p>
          <w:p w14:paraId="58E8CBF5" w14:textId="77777777" w:rsidR="00FB0AC2" w:rsidRPr="00FB0AC2" w:rsidRDefault="00FB0AC2" w:rsidP="00FB0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00"/>
                <w:sz w:val="20"/>
                <w:szCs w:val="20"/>
                <w:lang w:val="en-US"/>
              </w:rPr>
            </w:pPr>
          </w:p>
          <w:p w14:paraId="75E5698A" w14:textId="77777777" w:rsidR="00FB0AC2" w:rsidRPr="00FB0AC2" w:rsidRDefault="00FB0AC2" w:rsidP="00FB0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00"/>
                <w:sz w:val="20"/>
                <w:szCs w:val="20"/>
                <w:lang w:val="en-US"/>
              </w:rPr>
            </w:pPr>
            <w:r w:rsidRPr="00FB0AC2">
              <w:rPr>
                <w:rFonts w:ascii="Lucida Console" w:eastAsia="Times New Roman" w:hAnsi="Lucida Console" w:cs="Courier New"/>
                <w:color w:val="000000"/>
                <w:sz w:val="20"/>
                <w:szCs w:val="20"/>
                <w:lang w:val="en-US"/>
              </w:rPr>
              <w:lastRenderedPageBreak/>
              <w:t>Residuals:</w:t>
            </w:r>
          </w:p>
          <w:p w14:paraId="7D0ED6C7" w14:textId="77777777" w:rsidR="00FB0AC2" w:rsidRPr="00FB0AC2" w:rsidRDefault="00FB0AC2" w:rsidP="00FB0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00"/>
                <w:sz w:val="20"/>
                <w:szCs w:val="20"/>
                <w:lang w:val="en-US"/>
              </w:rPr>
            </w:pPr>
            <w:r w:rsidRPr="00FB0AC2">
              <w:rPr>
                <w:rFonts w:ascii="Lucida Console" w:eastAsia="Times New Roman" w:hAnsi="Lucida Console" w:cs="Courier New"/>
                <w:color w:val="000000"/>
                <w:sz w:val="20"/>
                <w:szCs w:val="20"/>
                <w:lang w:val="en-US"/>
              </w:rPr>
              <w:t xml:space="preserve">    Min      1Q  Median      3Q     Max </w:t>
            </w:r>
          </w:p>
          <w:p w14:paraId="3D52960A" w14:textId="77777777" w:rsidR="00FB0AC2" w:rsidRPr="001654A6" w:rsidRDefault="00FB0AC2" w:rsidP="00FB0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00"/>
                <w:sz w:val="20"/>
                <w:szCs w:val="20"/>
                <w:lang w:val="en-US"/>
              </w:rPr>
            </w:pPr>
            <w:r w:rsidRPr="001654A6">
              <w:rPr>
                <w:rFonts w:ascii="Lucida Console" w:eastAsia="Times New Roman" w:hAnsi="Lucida Console" w:cs="Courier New"/>
                <w:color w:val="000000"/>
                <w:sz w:val="20"/>
                <w:szCs w:val="20"/>
                <w:lang w:val="en-US"/>
              </w:rPr>
              <w:t xml:space="preserve">-10.537  -3.857  -1.577   2.705  20.811 </w:t>
            </w:r>
          </w:p>
          <w:p w14:paraId="2452E051" w14:textId="77777777" w:rsidR="00FB0AC2" w:rsidRPr="001654A6" w:rsidRDefault="00FB0AC2" w:rsidP="00FB0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00"/>
                <w:sz w:val="20"/>
                <w:szCs w:val="20"/>
                <w:lang w:val="en-US"/>
              </w:rPr>
            </w:pPr>
          </w:p>
          <w:p w14:paraId="1A743F5F" w14:textId="77777777" w:rsidR="00FB0AC2" w:rsidRPr="001654A6" w:rsidRDefault="00FB0AC2" w:rsidP="00FB0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00"/>
                <w:sz w:val="20"/>
                <w:szCs w:val="20"/>
                <w:lang w:val="en-US"/>
              </w:rPr>
            </w:pPr>
            <w:r w:rsidRPr="001654A6">
              <w:rPr>
                <w:rFonts w:ascii="Lucida Console" w:eastAsia="Times New Roman" w:hAnsi="Lucida Console" w:cs="Courier New"/>
                <w:color w:val="000000"/>
                <w:sz w:val="20"/>
                <w:szCs w:val="20"/>
                <w:lang w:val="en-US"/>
              </w:rPr>
              <w:t>Coefficients:</w:t>
            </w:r>
          </w:p>
          <w:p w14:paraId="78AFDEF9" w14:textId="77777777" w:rsidR="00FB0AC2" w:rsidRPr="001654A6" w:rsidRDefault="00FB0AC2" w:rsidP="00FB0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00"/>
                <w:sz w:val="20"/>
                <w:szCs w:val="20"/>
                <w:lang w:val="en-US"/>
              </w:rPr>
            </w:pPr>
            <w:r w:rsidRPr="001654A6">
              <w:rPr>
                <w:rFonts w:ascii="Lucida Console" w:eastAsia="Times New Roman" w:hAnsi="Lucida Console" w:cs="Courier New"/>
                <w:color w:val="000000"/>
                <w:sz w:val="20"/>
                <w:szCs w:val="20"/>
                <w:lang w:val="en-US"/>
              </w:rPr>
              <w:t xml:space="preserve">                            Estimate Std. Error t value Pr(&gt;|t|)    </w:t>
            </w:r>
          </w:p>
          <w:p w14:paraId="0E09F0E5" w14:textId="77777777" w:rsidR="00FB0AC2" w:rsidRPr="001654A6" w:rsidRDefault="00FB0AC2" w:rsidP="00FB0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00"/>
                <w:sz w:val="20"/>
                <w:szCs w:val="20"/>
                <w:lang w:val="en-US"/>
              </w:rPr>
            </w:pPr>
            <w:r w:rsidRPr="001654A6">
              <w:rPr>
                <w:rFonts w:ascii="Lucida Console" w:eastAsia="Times New Roman" w:hAnsi="Lucida Console" w:cs="Courier New"/>
                <w:color w:val="000000"/>
                <w:sz w:val="20"/>
                <w:szCs w:val="20"/>
                <w:lang w:val="en-US"/>
              </w:rPr>
              <w:t>(Intercept)                 14.30545    0.39801  35.942  &lt; 2e-16 ***</w:t>
            </w:r>
          </w:p>
          <w:p w14:paraId="2E6B2D2D" w14:textId="77777777" w:rsidR="00FB0AC2" w:rsidRPr="00FB0AC2" w:rsidRDefault="00FB0AC2" w:rsidP="00FB0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00"/>
                <w:sz w:val="20"/>
                <w:szCs w:val="20"/>
                <w:lang w:val="en-US"/>
              </w:rPr>
            </w:pPr>
            <w:r w:rsidRPr="00FB0AC2">
              <w:rPr>
                <w:rFonts w:ascii="Lucida Console" w:eastAsia="Times New Roman" w:hAnsi="Lucida Console" w:cs="Courier New"/>
                <w:color w:val="000000"/>
                <w:sz w:val="20"/>
                <w:szCs w:val="20"/>
                <w:lang w:val="en-US"/>
              </w:rPr>
              <w:t>fiveDaysPatients$DIFFERENCE  0.08759    0.01518   5.769 2.71e-08 ***</w:t>
            </w:r>
          </w:p>
          <w:p w14:paraId="60B0E2B9" w14:textId="77777777" w:rsidR="00FB0AC2" w:rsidRPr="00FB0AC2" w:rsidRDefault="00FB0AC2" w:rsidP="00FB0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00"/>
                <w:sz w:val="20"/>
                <w:szCs w:val="20"/>
                <w:lang w:val="en-US"/>
              </w:rPr>
            </w:pPr>
            <w:r w:rsidRPr="00FB0AC2">
              <w:rPr>
                <w:rFonts w:ascii="Lucida Console" w:eastAsia="Times New Roman" w:hAnsi="Lucida Console" w:cs="Courier New"/>
                <w:color w:val="000000"/>
                <w:sz w:val="20"/>
                <w:szCs w:val="20"/>
                <w:lang w:val="en-US"/>
              </w:rPr>
              <w:t>---</w:t>
            </w:r>
          </w:p>
          <w:p w14:paraId="7CF6C911" w14:textId="77777777" w:rsidR="00FB0AC2" w:rsidRPr="00FB0AC2" w:rsidRDefault="00FB0AC2" w:rsidP="00FB0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00"/>
                <w:sz w:val="20"/>
                <w:szCs w:val="20"/>
                <w:lang w:val="en-US"/>
              </w:rPr>
            </w:pPr>
            <w:r w:rsidRPr="00FB0AC2">
              <w:rPr>
                <w:rFonts w:ascii="Lucida Console" w:eastAsia="Times New Roman" w:hAnsi="Lucida Console" w:cs="Courier New"/>
                <w:color w:val="000000"/>
                <w:sz w:val="20"/>
                <w:szCs w:val="20"/>
                <w:lang w:val="en-US"/>
              </w:rPr>
              <w:t>Signif. codes:  0 ‘***’ 0.001 ‘**’ 0.01 ‘*’ 0.05 ‘.’ 0.1 ‘ ’ 1</w:t>
            </w:r>
          </w:p>
          <w:p w14:paraId="228C86AA" w14:textId="77777777" w:rsidR="00FB0AC2" w:rsidRPr="00FB0AC2" w:rsidRDefault="00FB0AC2" w:rsidP="00FB0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00"/>
                <w:sz w:val="20"/>
                <w:szCs w:val="20"/>
                <w:lang w:val="en-US"/>
              </w:rPr>
            </w:pPr>
          </w:p>
          <w:p w14:paraId="0416FA68" w14:textId="77777777" w:rsidR="00FB0AC2" w:rsidRPr="00FB0AC2" w:rsidRDefault="00FB0AC2" w:rsidP="00FB0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00"/>
                <w:sz w:val="20"/>
                <w:szCs w:val="20"/>
                <w:lang w:val="en-US"/>
              </w:rPr>
            </w:pPr>
            <w:r w:rsidRPr="00FB0AC2">
              <w:rPr>
                <w:rFonts w:ascii="Lucida Console" w:eastAsia="Times New Roman" w:hAnsi="Lucida Console" w:cs="Courier New"/>
                <w:color w:val="000000"/>
                <w:sz w:val="20"/>
                <w:szCs w:val="20"/>
                <w:lang w:val="en-US"/>
              </w:rPr>
              <w:t>Residual standard error: 5.904 on 218 degrees of freedom</w:t>
            </w:r>
          </w:p>
          <w:p w14:paraId="009128AC" w14:textId="77777777" w:rsidR="00FB0AC2" w:rsidRPr="00FB0AC2" w:rsidRDefault="00FB0AC2" w:rsidP="00FB0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00"/>
                <w:sz w:val="20"/>
                <w:szCs w:val="20"/>
                <w:lang w:val="en-US"/>
              </w:rPr>
            </w:pPr>
            <w:r w:rsidRPr="00FB0AC2">
              <w:rPr>
                <w:rFonts w:ascii="Lucida Console" w:eastAsia="Times New Roman" w:hAnsi="Lucida Console" w:cs="Courier New"/>
                <w:color w:val="000000"/>
                <w:sz w:val="20"/>
                <w:szCs w:val="20"/>
                <w:lang w:val="en-US"/>
              </w:rPr>
              <w:t>Multiple R-squared:  0.1325,</w:t>
            </w:r>
            <w:r w:rsidRPr="00FB0AC2">
              <w:rPr>
                <w:rFonts w:ascii="Lucida Console" w:eastAsia="Times New Roman" w:hAnsi="Lucida Console" w:cs="Courier New"/>
                <w:color w:val="000000"/>
                <w:sz w:val="20"/>
                <w:szCs w:val="20"/>
                <w:lang w:val="en-US"/>
              </w:rPr>
              <w:tab/>
              <w:t xml:space="preserve">Adjusted R-squared:  0.1285 </w:t>
            </w:r>
          </w:p>
          <w:p w14:paraId="5BD20D7F" w14:textId="77777777" w:rsidR="00FB0AC2" w:rsidRPr="00FB0AC2" w:rsidRDefault="00FB0AC2" w:rsidP="00FB0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00"/>
                <w:sz w:val="20"/>
                <w:szCs w:val="20"/>
                <w:lang w:val="en-US"/>
              </w:rPr>
            </w:pPr>
            <w:r w:rsidRPr="00FB0AC2">
              <w:rPr>
                <w:rFonts w:ascii="Lucida Console" w:eastAsia="Times New Roman" w:hAnsi="Lucida Console" w:cs="Courier New"/>
                <w:color w:val="000000"/>
                <w:sz w:val="20"/>
                <w:szCs w:val="20"/>
                <w:lang w:val="en-US"/>
              </w:rPr>
              <w:t>F-statistic: 33.29 on 1 and 218 DF,  p-value: 2.708e-08</w:t>
            </w:r>
          </w:p>
          <w:p w14:paraId="245CB820" w14:textId="77777777" w:rsidR="00FB0AC2" w:rsidRPr="005612F2" w:rsidRDefault="00FB0AC2" w:rsidP="00FB0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00"/>
                <w:sz w:val="20"/>
                <w:szCs w:val="20"/>
                <w:lang w:val="en-US" w:eastAsia="ru-RU"/>
              </w:rPr>
            </w:pPr>
          </w:p>
        </w:tc>
      </w:tr>
    </w:tbl>
    <w:p w14:paraId="563180D8" w14:textId="77777777" w:rsidR="00FB0AC2" w:rsidRDefault="00FB0AC2" w:rsidP="00CB2593">
      <w:pPr>
        <w:rPr>
          <w:lang w:val="en-US"/>
        </w:rPr>
      </w:pPr>
      <w:r>
        <w:rPr>
          <w:lang w:val="en-US"/>
        </w:rPr>
        <w:lastRenderedPageBreak/>
        <w:t xml:space="preserve"> “Residuals vs Fitted” chart:</w:t>
      </w:r>
    </w:p>
    <w:p w14:paraId="4428BAA1" w14:textId="77777777" w:rsidR="00FB0AC2" w:rsidRDefault="00FB0AC2" w:rsidP="00FB0AC2">
      <w:pPr>
        <w:ind w:firstLine="0"/>
        <w:rPr>
          <w:lang w:val="en-US"/>
        </w:rPr>
      </w:pPr>
      <w:r>
        <w:rPr>
          <w:noProof/>
          <w:lang w:val="en-US"/>
        </w:rPr>
        <w:drawing>
          <wp:inline distT="0" distB="0" distL="0" distR="0" wp14:anchorId="0C433EEE" wp14:editId="0AD1F553">
            <wp:extent cx="5464376" cy="32289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6477" cy="3236126"/>
                    </a:xfrm>
                    <a:prstGeom prst="rect">
                      <a:avLst/>
                    </a:prstGeom>
                  </pic:spPr>
                </pic:pic>
              </a:graphicData>
            </a:graphic>
          </wp:inline>
        </w:drawing>
      </w:r>
    </w:p>
    <w:p w14:paraId="698C9C5C" w14:textId="0CF28407" w:rsidR="00CB2593" w:rsidRPr="00CB2593" w:rsidRDefault="00CB2593" w:rsidP="00CB2593">
      <w:pPr>
        <w:pStyle w:val="Caption"/>
        <w:rPr>
          <w:sz w:val="22"/>
          <w:lang w:val="en-US"/>
        </w:rPr>
      </w:pPr>
      <w:bookmarkStart w:id="84" w:name="_Toc478116841"/>
      <w:r w:rsidRPr="00092C10">
        <w:rPr>
          <w:sz w:val="22"/>
          <w:lang w:val="en-US"/>
        </w:rPr>
        <w:t xml:space="preserve">Figure </w:t>
      </w:r>
      <w:r w:rsidRPr="00CB2593">
        <w:rPr>
          <w:sz w:val="22"/>
        </w:rPr>
        <w:fldChar w:fldCharType="begin"/>
      </w:r>
      <w:r w:rsidRPr="00092C10">
        <w:rPr>
          <w:sz w:val="22"/>
          <w:lang w:val="en-US"/>
        </w:rPr>
        <w:instrText xml:space="preserve"> SEQ Figure \* ARABIC </w:instrText>
      </w:r>
      <w:r w:rsidRPr="00CB2593">
        <w:rPr>
          <w:sz w:val="22"/>
        </w:rPr>
        <w:fldChar w:fldCharType="separate"/>
      </w:r>
      <w:r w:rsidR="00FD7435">
        <w:rPr>
          <w:noProof/>
          <w:sz w:val="22"/>
          <w:lang w:val="en-US"/>
        </w:rPr>
        <w:t>7</w:t>
      </w:r>
      <w:r w:rsidRPr="00CB2593">
        <w:rPr>
          <w:sz w:val="22"/>
        </w:rPr>
        <w:fldChar w:fldCharType="end"/>
      </w:r>
      <w:r w:rsidRPr="00CB2593">
        <w:rPr>
          <w:sz w:val="22"/>
          <w:lang w:val="en-US"/>
        </w:rPr>
        <w:t xml:space="preserve"> Residuals vs Fitted chart</w:t>
      </w:r>
      <w:bookmarkEnd w:id="84"/>
    </w:p>
    <w:p w14:paraId="52576883" w14:textId="77777777" w:rsidR="00FB0AC2" w:rsidRPr="00FB0AC2" w:rsidRDefault="00FB0AC2" w:rsidP="00FB0AC2">
      <w:pPr>
        <w:ind w:firstLine="0"/>
        <w:rPr>
          <w:lang w:val="en-US"/>
        </w:rPr>
      </w:pPr>
    </w:p>
    <w:p w14:paraId="7E51436D" w14:textId="5AD4E5C3" w:rsidR="009C4AEE" w:rsidRDefault="00057B25" w:rsidP="0032405E">
      <w:pPr>
        <w:pStyle w:val="Heading2"/>
        <w:rPr>
          <w:lang w:val="en-US"/>
        </w:rPr>
      </w:pPr>
      <w:bookmarkStart w:id="85" w:name="_Toc478116889"/>
      <w:r>
        <w:rPr>
          <w:lang w:val="en-US"/>
        </w:rPr>
        <w:t>9</w:t>
      </w:r>
      <w:r w:rsidR="009F3E2C">
        <w:rPr>
          <w:lang w:val="en-US"/>
        </w:rPr>
        <w:t xml:space="preserve">.2 Prediction </w:t>
      </w:r>
      <w:r w:rsidR="0032405E" w:rsidRPr="0032405E">
        <w:rPr>
          <w:lang w:val="en-US"/>
        </w:rPr>
        <w:t>Data with R Language</w:t>
      </w:r>
      <w:bookmarkEnd w:id="85"/>
    </w:p>
    <w:p w14:paraId="0E94A4A3" w14:textId="7F2CB7C7" w:rsidR="0055607D" w:rsidRPr="0055607D" w:rsidRDefault="00057B25" w:rsidP="0055607D">
      <w:pPr>
        <w:pStyle w:val="Heading3"/>
        <w:rPr>
          <w:lang w:val="en-US"/>
        </w:rPr>
      </w:pPr>
      <w:bookmarkStart w:id="86" w:name="_Toc478116890"/>
      <w:r>
        <w:rPr>
          <w:lang w:val="en-US"/>
        </w:rPr>
        <w:t>9</w:t>
      </w:r>
      <w:r w:rsidR="0055607D">
        <w:rPr>
          <w:lang w:val="en-US"/>
        </w:rPr>
        <w:t>.2.1 Prediction of environmental data</w:t>
      </w:r>
      <w:bookmarkEnd w:id="86"/>
    </w:p>
    <w:p w14:paraId="777CB463" w14:textId="77777777" w:rsidR="0032405E" w:rsidRDefault="00261432" w:rsidP="0032405E">
      <w:pPr>
        <w:rPr>
          <w:lang w:val="en-US"/>
        </w:rPr>
      </w:pPr>
      <w:r>
        <w:rPr>
          <w:lang w:val="en-US"/>
        </w:rPr>
        <w:t>In the</w:t>
      </w:r>
      <w:r w:rsidR="00BB4062" w:rsidRPr="00BB4062">
        <w:rPr>
          <w:lang w:val="en-US"/>
        </w:rPr>
        <w:t xml:space="preserve"> </w:t>
      </w:r>
      <w:r>
        <w:rPr>
          <w:lang w:val="en-US"/>
        </w:rPr>
        <w:t xml:space="preserve">R </w:t>
      </w:r>
      <w:r w:rsidR="00BB4062" w:rsidRPr="00BB4062">
        <w:rPr>
          <w:lang w:val="en-US"/>
        </w:rPr>
        <w:t>language, there are tools that allow to extrapolate and interpolate data. Thus, we can extrapolate air pollution data for 2017 using the prediction function:</w:t>
      </w:r>
    </w:p>
    <w:tbl>
      <w:tblPr>
        <w:tblStyle w:val="TableGrid"/>
        <w:tblW w:w="0" w:type="auto"/>
        <w:tblLook w:val="04A0" w:firstRow="1" w:lastRow="0" w:firstColumn="1" w:lastColumn="0" w:noHBand="0" w:noVBand="1"/>
      </w:tblPr>
      <w:tblGrid>
        <w:gridCol w:w="9325"/>
      </w:tblGrid>
      <w:tr w:rsidR="00FC61ED" w:rsidRPr="00060863" w14:paraId="1FAC38E9" w14:textId="77777777" w:rsidTr="00D374D5">
        <w:tc>
          <w:tcPr>
            <w:tcW w:w="93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06213C7E" w14:textId="77777777" w:rsidR="00034FD6" w:rsidRDefault="00034FD6" w:rsidP="00D374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538135" w:themeColor="accent6" w:themeShade="BF"/>
                <w:sz w:val="20"/>
                <w:szCs w:val="20"/>
                <w:lang w:val="en-US" w:eastAsia="ru-RU"/>
              </w:rPr>
            </w:pPr>
            <w:bookmarkStart w:id="87" w:name="_Hlk476822888"/>
          </w:p>
          <w:p w14:paraId="441A716F" w14:textId="77777777" w:rsidR="00FC61ED" w:rsidRPr="00FC61ED" w:rsidRDefault="00FC61ED" w:rsidP="00D374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538135" w:themeColor="accent6" w:themeShade="BF"/>
                <w:sz w:val="20"/>
                <w:szCs w:val="20"/>
                <w:lang w:val="en-US" w:eastAsia="ru-RU"/>
              </w:rPr>
            </w:pPr>
            <w:r w:rsidRPr="00FC61ED">
              <w:rPr>
                <w:rFonts w:ascii="Lucida Console" w:eastAsia="Times New Roman" w:hAnsi="Lucida Console" w:cs="Courier New"/>
                <w:color w:val="538135" w:themeColor="accent6" w:themeShade="BF"/>
                <w:sz w:val="20"/>
                <w:szCs w:val="20"/>
                <w:lang w:val="en-US" w:eastAsia="ru-RU"/>
              </w:rPr>
              <w:t>#creating the sequence of dates for the year of 2017</w:t>
            </w:r>
          </w:p>
          <w:p w14:paraId="457E89FD" w14:textId="77777777" w:rsidR="00FC61ED" w:rsidRDefault="00FC61ED" w:rsidP="00D374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FF"/>
                <w:sz w:val="20"/>
                <w:szCs w:val="20"/>
                <w:lang w:val="en-US" w:eastAsia="ru-RU"/>
              </w:rPr>
            </w:pPr>
          </w:p>
          <w:p w14:paraId="22808082" w14:textId="77777777" w:rsidR="00FC61ED" w:rsidRPr="00FC61ED" w:rsidRDefault="00FC61ED" w:rsidP="00FC61ED">
            <w:pPr>
              <w:pStyle w:val="HTMLPreformatted"/>
              <w:shd w:val="clear" w:color="auto" w:fill="FFFFFF"/>
              <w:wordWrap w:val="0"/>
              <w:spacing w:line="225" w:lineRule="atLeast"/>
              <w:rPr>
                <w:rStyle w:val="gcwxi2kcpjb"/>
                <w:rFonts w:ascii="Lucida Console" w:hAnsi="Lucida Console"/>
                <w:color w:val="0000FF"/>
                <w:lang w:val="en-US"/>
              </w:rPr>
            </w:pPr>
            <w:r w:rsidRPr="00FC61ED">
              <w:rPr>
                <w:rStyle w:val="gcwxi2kcpkb"/>
                <w:rFonts w:ascii="Lucida Console" w:eastAsiaTheme="majorEastAsia" w:hAnsi="Lucida Console"/>
                <w:color w:val="0000FF"/>
                <w:lang w:val="en-US"/>
              </w:rPr>
              <w:t xml:space="preserve">&gt; </w:t>
            </w:r>
            <w:r w:rsidRPr="00FC61ED">
              <w:rPr>
                <w:rStyle w:val="gcwxi2kcpjb"/>
                <w:rFonts w:ascii="Lucida Console" w:hAnsi="Lucida Console"/>
                <w:color w:val="0000FF"/>
                <w:lang w:val="en-US"/>
              </w:rPr>
              <w:t>pred &lt;- seq(as.Date("2017/1/1"), as.Date("2017/12/31"), by = "day")</w:t>
            </w:r>
          </w:p>
          <w:p w14:paraId="36CECDA6" w14:textId="77777777" w:rsidR="00FC61ED" w:rsidRPr="00FC61ED" w:rsidRDefault="00FC61ED" w:rsidP="00FC61ED">
            <w:pPr>
              <w:pStyle w:val="HTMLPreformatted"/>
              <w:shd w:val="clear" w:color="auto" w:fill="FFFFFF"/>
              <w:wordWrap w:val="0"/>
              <w:spacing w:line="225" w:lineRule="atLeast"/>
              <w:rPr>
                <w:rStyle w:val="gcwxi2kcpjb"/>
                <w:rFonts w:ascii="Lucida Console" w:hAnsi="Lucida Console"/>
                <w:color w:val="0000FF"/>
                <w:lang w:val="en-US"/>
              </w:rPr>
            </w:pPr>
            <w:r w:rsidRPr="00FC61ED">
              <w:rPr>
                <w:rStyle w:val="gcwxi2kcpkb"/>
                <w:rFonts w:ascii="Lucida Console" w:eastAsiaTheme="majorEastAsia" w:hAnsi="Lucida Console"/>
                <w:color w:val="0000FF"/>
                <w:lang w:val="en-US"/>
              </w:rPr>
              <w:t xml:space="preserve">&gt; </w:t>
            </w:r>
            <w:r w:rsidRPr="00FC61ED">
              <w:rPr>
                <w:rStyle w:val="gcwxi2kcpjb"/>
                <w:rFonts w:ascii="Lucida Console" w:hAnsi="Lucida Console"/>
                <w:color w:val="0000FF"/>
                <w:lang w:val="en-US"/>
              </w:rPr>
              <w:t>daysData</w:t>
            </w:r>
            <w:r>
              <w:rPr>
                <w:rStyle w:val="gcwxi2kcpjb"/>
                <w:rFonts w:ascii="Lucida Console" w:hAnsi="Lucida Console"/>
                <w:color w:val="0000FF"/>
                <w:lang w:val="en-US"/>
              </w:rPr>
              <w:t>f</w:t>
            </w:r>
            <w:r w:rsidRPr="00FC61ED">
              <w:rPr>
                <w:rStyle w:val="gcwxi2kcpjb"/>
                <w:rFonts w:ascii="Lucida Console" w:hAnsi="Lucida Console"/>
                <w:color w:val="0000FF"/>
                <w:lang w:val="en-US"/>
              </w:rPr>
              <w:t>rame &lt;- data.frame(pred)</w:t>
            </w:r>
          </w:p>
          <w:p w14:paraId="36B42BA7" w14:textId="77777777" w:rsidR="00FC61ED" w:rsidRPr="00FC61ED" w:rsidRDefault="00FC61ED" w:rsidP="00FC61ED">
            <w:pPr>
              <w:pStyle w:val="HTMLPreformatted"/>
              <w:shd w:val="clear" w:color="auto" w:fill="FFFFFF"/>
              <w:wordWrap w:val="0"/>
              <w:spacing w:line="225" w:lineRule="atLeast"/>
              <w:rPr>
                <w:rStyle w:val="gcwxi2kcpjb"/>
                <w:rFonts w:ascii="Lucida Console" w:hAnsi="Lucida Console"/>
                <w:color w:val="0000FF"/>
                <w:lang w:val="en-US"/>
              </w:rPr>
            </w:pPr>
            <w:r w:rsidRPr="00FC61ED">
              <w:rPr>
                <w:rStyle w:val="gcwxi2kcpkb"/>
                <w:rFonts w:ascii="Lucida Console" w:eastAsiaTheme="majorEastAsia" w:hAnsi="Lucida Console"/>
                <w:color w:val="0000FF"/>
                <w:lang w:val="en-US"/>
              </w:rPr>
              <w:t xml:space="preserve">&gt; </w:t>
            </w:r>
            <w:r w:rsidRPr="00FC61ED">
              <w:rPr>
                <w:rStyle w:val="gcwxi2kcpjb"/>
                <w:rFonts w:ascii="Lucida Console" w:hAnsi="Lucida Console"/>
                <w:color w:val="0000FF"/>
                <w:lang w:val="en-US"/>
              </w:rPr>
              <w:t>daysData</w:t>
            </w:r>
            <w:r>
              <w:rPr>
                <w:rStyle w:val="gcwxi2kcpjb"/>
                <w:rFonts w:ascii="Lucida Console" w:hAnsi="Lucida Console"/>
                <w:color w:val="0000FF"/>
                <w:lang w:val="en-US"/>
              </w:rPr>
              <w:t>f</w:t>
            </w:r>
            <w:r w:rsidRPr="00FC61ED">
              <w:rPr>
                <w:rStyle w:val="gcwxi2kcpjb"/>
                <w:rFonts w:ascii="Lucida Console" w:hAnsi="Lucida Console"/>
                <w:color w:val="0000FF"/>
                <w:lang w:val="en-US"/>
              </w:rPr>
              <w:t>rame$pred &lt;- strftime(daysData</w:t>
            </w:r>
            <w:r>
              <w:rPr>
                <w:rStyle w:val="gcwxi2kcpjb"/>
                <w:rFonts w:ascii="Lucida Console" w:hAnsi="Lucida Console"/>
                <w:color w:val="0000FF"/>
                <w:lang w:val="en-US"/>
              </w:rPr>
              <w:t>f</w:t>
            </w:r>
            <w:r w:rsidRPr="00FC61ED">
              <w:rPr>
                <w:rStyle w:val="gcwxi2kcpjb"/>
                <w:rFonts w:ascii="Lucida Console" w:hAnsi="Lucida Console"/>
                <w:color w:val="0000FF"/>
                <w:lang w:val="en-US"/>
              </w:rPr>
              <w:t>rame$pred,"%Y-%m-%d %H:%M:%S.0")</w:t>
            </w:r>
          </w:p>
          <w:p w14:paraId="38FB710C" w14:textId="77777777" w:rsidR="00FC61ED" w:rsidRPr="004437D7" w:rsidRDefault="00FC61ED" w:rsidP="00FC61ED">
            <w:pPr>
              <w:pStyle w:val="HTMLPreformatted"/>
              <w:shd w:val="clear" w:color="auto" w:fill="FFFFFF"/>
              <w:wordWrap w:val="0"/>
              <w:spacing w:line="225" w:lineRule="atLeast"/>
              <w:rPr>
                <w:rStyle w:val="gcwxi2kcpjb"/>
                <w:rFonts w:ascii="Lucida Console" w:hAnsi="Lucida Console"/>
                <w:color w:val="0000FF"/>
                <w:lang w:val="en-US"/>
              </w:rPr>
            </w:pPr>
            <w:r w:rsidRPr="004437D7">
              <w:rPr>
                <w:rStyle w:val="gcwxi2kcpkb"/>
                <w:rFonts w:ascii="Lucida Console" w:eastAsiaTheme="majorEastAsia" w:hAnsi="Lucida Console"/>
                <w:color w:val="0000FF"/>
                <w:lang w:val="en-US"/>
              </w:rPr>
              <w:t xml:space="preserve">&gt; </w:t>
            </w:r>
            <w:r w:rsidRPr="004437D7">
              <w:rPr>
                <w:rStyle w:val="gcwxi2kcpjb"/>
                <w:rFonts w:ascii="Lucida Console" w:hAnsi="Lucida Console"/>
                <w:color w:val="0000FF"/>
                <w:lang w:val="en-US"/>
              </w:rPr>
              <w:t>names(daysData</w:t>
            </w:r>
            <w:r w:rsidR="007C1451">
              <w:rPr>
                <w:rStyle w:val="gcwxi2kcpjb"/>
                <w:rFonts w:ascii="Lucida Console" w:hAnsi="Lucida Console"/>
                <w:color w:val="0000FF"/>
                <w:lang w:val="en-US"/>
              </w:rPr>
              <w:t>f</w:t>
            </w:r>
            <w:r w:rsidRPr="004437D7">
              <w:rPr>
                <w:rStyle w:val="gcwxi2kcpjb"/>
                <w:rFonts w:ascii="Lucida Console" w:hAnsi="Lucida Console"/>
                <w:color w:val="0000FF"/>
                <w:lang w:val="en-US"/>
              </w:rPr>
              <w:t>rame) &lt;- c("DAY_")</w:t>
            </w:r>
          </w:p>
          <w:p w14:paraId="212CA8DC" w14:textId="77777777" w:rsidR="007C1451" w:rsidRPr="004437D7" w:rsidRDefault="007C1451" w:rsidP="00FC61ED">
            <w:pPr>
              <w:pStyle w:val="HTMLPreformatted"/>
              <w:shd w:val="clear" w:color="auto" w:fill="FFFFFF"/>
              <w:wordWrap w:val="0"/>
              <w:spacing w:line="225" w:lineRule="atLeast"/>
              <w:rPr>
                <w:rStyle w:val="gcwxi2kcpjb"/>
                <w:rFonts w:ascii="Lucida Console" w:hAnsi="Lucida Console"/>
                <w:color w:val="0000FF"/>
                <w:lang w:val="en-US"/>
              </w:rPr>
            </w:pPr>
          </w:p>
          <w:p w14:paraId="4956CF0C" w14:textId="77777777" w:rsidR="00FC61ED" w:rsidRDefault="007C1451" w:rsidP="00FC61ED">
            <w:pPr>
              <w:pStyle w:val="HTMLPreformatted"/>
              <w:shd w:val="clear" w:color="auto" w:fill="FFFFFF"/>
              <w:wordWrap w:val="0"/>
              <w:spacing w:line="225" w:lineRule="atLeast"/>
              <w:rPr>
                <w:rFonts w:ascii="Lucida Console" w:hAnsi="Lucida Console"/>
                <w:color w:val="538135" w:themeColor="accent6" w:themeShade="BF"/>
                <w:lang w:val="en-US"/>
              </w:rPr>
            </w:pPr>
            <w:r w:rsidRPr="00FC61ED">
              <w:rPr>
                <w:rFonts w:ascii="Lucida Console" w:hAnsi="Lucida Console"/>
                <w:color w:val="538135" w:themeColor="accent6" w:themeShade="BF"/>
                <w:lang w:val="en-US"/>
              </w:rPr>
              <w:lastRenderedPageBreak/>
              <w:t xml:space="preserve">#creating the </w:t>
            </w:r>
            <w:r>
              <w:rPr>
                <w:rFonts w:ascii="Lucida Console" w:hAnsi="Lucida Console"/>
                <w:color w:val="538135" w:themeColor="accent6" w:themeShade="BF"/>
                <w:lang w:val="en-US"/>
              </w:rPr>
              <w:t>linear regression model of the current data</w:t>
            </w:r>
          </w:p>
          <w:p w14:paraId="2251D202" w14:textId="77777777" w:rsidR="007C1451" w:rsidRPr="007C1451" w:rsidRDefault="007C1451" w:rsidP="00FC61ED">
            <w:pPr>
              <w:pStyle w:val="HTMLPreformatted"/>
              <w:shd w:val="clear" w:color="auto" w:fill="FFFFFF"/>
              <w:wordWrap w:val="0"/>
              <w:spacing w:line="225" w:lineRule="atLeast"/>
              <w:rPr>
                <w:rStyle w:val="gcwxi2kcpjb"/>
                <w:rFonts w:ascii="Lucida Console" w:hAnsi="Lucida Console"/>
                <w:color w:val="0000FF"/>
                <w:lang w:val="en-US"/>
              </w:rPr>
            </w:pPr>
          </w:p>
          <w:p w14:paraId="37F2579E" w14:textId="77777777" w:rsidR="007C1451" w:rsidRDefault="007C1451" w:rsidP="007C1451">
            <w:pPr>
              <w:pStyle w:val="HTMLPreformatted"/>
              <w:shd w:val="clear" w:color="auto" w:fill="FFFFFF"/>
              <w:wordWrap w:val="0"/>
              <w:spacing w:line="225" w:lineRule="atLeast"/>
              <w:rPr>
                <w:rStyle w:val="gcwxi2kcpjb"/>
                <w:rFonts w:ascii="Lucida Console" w:eastAsiaTheme="majorEastAsia" w:hAnsi="Lucida Console"/>
                <w:color w:val="0000FF"/>
                <w:lang w:val="en-US"/>
              </w:rPr>
            </w:pPr>
            <w:r w:rsidRPr="007C1451">
              <w:rPr>
                <w:rStyle w:val="gcwxi2kcpkb"/>
                <w:rFonts w:ascii="Lucida Console" w:eastAsiaTheme="majorEastAsia" w:hAnsi="Lucida Console"/>
                <w:color w:val="0000FF"/>
                <w:lang w:val="en-US"/>
              </w:rPr>
              <w:t>&gt;</w:t>
            </w:r>
            <w:r>
              <w:rPr>
                <w:rStyle w:val="gcwxi2kcpkb"/>
                <w:rFonts w:ascii="Lucida Console" w:eastAsiaTheme="majorEastAsia" w:hAnsi="Lucida Console"/>
                <w:color w:val="0000FF"/>
                <w:lang w:val="en-US"/>
              </w:rPr>
              <w:t xml:space="preserve"> </w:t>
            </w:r>
            <w:r w:rsidRPr="007C1451">
              <w:rPr>
                <w:rStyle w:val="gcwxi2kcpjb"/>
                <w:rFonts w:ascii="Lucida Console" w:eastAsiaTheme="majorEastAsia" w:hAnsi="Lucida Console"/>
                <w:color w:val="0000FF"/>
                <w:lang w:val="en-US"/>
              </w:rPr>
              <w:t>model &lt;- lm(</w:t>
            </w:r>
            <w:r>
              <w:rPr>
                <w:rStyle w:val="gcwxi2kcpjb"/>
                <w:rFonts w:ascii="Lucida Console" w:eastAsiaTheme="majorEastAsia" w:hAnsi="Lucida Console"/>
                <w:color w:val="0000FF"/>
                <w:lang w:val="en-US"/>
              </w:rPr>
              <w:t>AV_VALUE</w:t>
            </w:r>
            <w:r w:rsidRPr="007C1451">
              <w:rPr>
                <w:rStyle w:val="gcwxi2kcpjb"/>
                <w:rFonts w:ascii="Lucida Console" w:eastAsiaTheme="majorEastAsia" w:hAnsi="Lucida Console"/>
                <w:color w:val="0000FF"/>
                <w:lang w:val="en-US"/>
              </w:rPr>
              <w:t xml:space="preserve"> ~ as.Date(DAY_), data=environmentDataNO)</w:t>
            </w:r>
          </w:p>
          <w:p w14:paraId="67180769" w14:textId="77777777" w:rsidR="007C1451" w:rsidRDefault="007C1451" w:rsidP="007C1451">
            <w:pPr>
              <w:pStyle w:val="HTMLPreformatted"/>
              <w:shd w:val="clear" w:color="auto" w:fill="FFFFFF"/>
              <w:wordWrap w:val="0"/>
              <w:spacing w:line="225" w:lineRule="atLeast"/>
              <w:rPr>
                <w:rStyle w:val="gcwxi2kcpjb"/>
                <w:rFonts w:ascii="Lucida Console" w:eastAsiaTheme="majorEastAsia" w:hAnsi="Lucida Console"/>
                <w:color w:val="0000FF"/>
                <w:lang w:val="en-US"/>
              </w:rPr>
            </w:pPr>
          </w:p>
          <w:p w14:paraId="1FE13E22" w14:textId="77777777" w:rsidR="007C1451" w:rsidRDefault="007C1451" w:rsidP="007C1451">
            <w:pPr>
              <w:pStyle w:val="HTMLPreformatted"/>
              <w:shd w:val="clear" w:color="auto" w:fill="FFFFFF"/>
              <w:wordWrap w:val="0"/>
              <w:spacing w:line="225" w:lineRule="atLeast"/>
              <w:rPr>
                <w:rFonts w:ascii="Lucida Console" w:hAnsi="Lucida Console"/>
                <w:color w:val="538135" w:themeColor="accent6" w:themeShade="BF"/>
                <w:lang w:val="en-US"/>
              </w:rPr>
            </w:pPr>
            <w:r w:rsidRPr="00FC61ED">
              <w:rPr>
                <w:rFonts w:ascii="Lucida Console" w:hAnsi="Lucida Console"/>
                <w:color w:val="538135" w:themeColor="accent6" w:themeShade="BF"/>
                <w:lang w:val="en-US"/>
              </w:rPr>
              <w:t>#</w:t>
            </w:r>
            <w:r>
              <w:rPr>
                <w:rFonts w:ascii="Lucida Console" w:hAnsi="Lucida Console"/>
                <w:color w:val="538135" w:themeColor="accent6" w:themeShade="BF"/>
                <w:lang w:val="en-US"/>
              </w:rPr>
              <w:t>adding predicted value to the dataframe</w:t>
            </w:r>
          </w:p>
          <w:p w14:paraId="1F1962EA" w14:textId="77777777" w:rsidR="007C1451" w:rsidRDefault="007C1451" w:rsidP="007C1451">
            <w:pPr>
              <w:pStyle w:val="HTMLPreformatted"/>
              <w:shd w:val="clear" w:color="auto" w:fill="FFFFFF"/>
              <w:wordWrap w:val="0"/>
              <w:spacing w:line="225" w:lineRule="atLeast"/>
              <w:rPr>
                <w:rStyle w:val="gcwxi2kcpjb"/>
                <w:rFonts w:ascii="Lucida Console" w:eastAsiaTheme="majorEastAsia" w:hAnsi="Lucida Console"/>
                <w:color w:val="0000FF"/>
                <w:lang w:val="en-US"/>
              </w:rPr>
            </w:pPr>
          </w:p>
          <w:p w14:paraId="2BF46634" w14:textId="77777777" w:rsidR="007C1451" w:rsidRPr="007C1451" w:rsidRDefault="007C1451" w:rsidP="007C1451">
            <w:pPr>
              <w:pStyle w:val="HTMLPreformatted"/>
              <w:shd w:val="clear" w:color="auto" w:fill="FFFFFF"/>
              <w:wordWrap w:val="0"/>
              <w:spacing w:line="225" w:lineRule="atLeast"/>
              <w:rPr>
                <w:rFonts w:ascii="Lucida Console" w:hAnsi="Lucida Console"/>
                <w:color w:val="000000"/>
                <w:lang w:val="en-US"/>
              </w:rPr>
            </w:pPr>
            <w:r w:rsidRPr="007C1451">
              <w:rPr>
                <w:rStyle w:val="gcwxi2kcpkb"/>
                <w:rFonts w:ascii="Lucida Console" w:eastAsiaTheme="majorEastAsia" w:hAnsi="Lucida Console"/>
                <w:color w:val="0000FF"/>
                <w:lang w:val="en-US"/>
              </w:rPr>
              <w:t>&gt;</w:t>
            </w:r>
            <w:r>
              <w:rPr>
                <w:rStyle w:val="gcwxi2kcpkb"/>
                <w:rFonts w:ascii="Lucida Console" w:eastAsiaTheme="majorEastAsia" w:hAnsi="Lucida Console"/>
                <w:color w:val="0000FF"/>
                <w:lang w:val="en-US"/>
              </w:rPr>
              <w:t xml:space="preserve"> </w:t>
            </w:r>
            <w:r w:rsidRPr="007C1451">
              <w:rPr>
                <w:rStyle w:val="gcwxi2kcpjb"/>
                <w:rFonts w:ascii="Lucida Console" w:eastAsiaTheme="majorEastAsia" w:hAnsi="Lucida Console"/>
                <w:color w:val="0000FF"/>
                <w:lang w:val="en-US"/>
              </w:rPr>
              <w:t>daysData</w:t>
            </w:r>
            <w:r>
              <w:rPr>
                <w:rStyle w:val="gcwxi2kcpjb"/>
                <w:rFonts w:ascii="Lucida Console" w:eastAsiaTheme="majorEastAsia" w:hAnsi="Lucida Console"/>
                <w:color w:val="0000FF"/>
                <w:lang w:val="en-US"/>
              </w:rPr>
              <w:t>f</w:t>
            </w:r>
            <w:r w:rsidRPr="007C1451">
              <w:rPr>
                <w:rStyle w:val="gcwxi2kcpjb"/>
                <w:rFonts w:ascii="Lucida Console" w:eastAsiaTheme="majorEastAsia" w:hAnsi="Lucida Console"/>
                <w:color w:val="0000FF"/>
                <w:lang w:val="en-US"/>
              </w:rPr>
              <w:t>rame$predValueNO = predict(model,daysData</w:t>
            </w:r>
            <w:r>
              <w:rPr>
                <w:rStyle w:val="gcwxi2kcpjb"/>
                <w:rFonts w:ascii="Lucida Console" w:eastAsiaTheme="majorEastAsia" w:hAnsi="Lucida Console"/>
                <w:color w:val="0000FF"/>
                <w:lang w:val="en-US"/>
              </w:rPr>
              <w:t>f</w:t>
            </w:r>
            <w:r w:rsidRPr="007C1451">
              <w:rPr>
                <w:rStyle w:val="gcwxi2kcpjb"/>
                <w:rFonts w:ascii="Lucida Console" w:eastAsiaTheme="majorEastAsia" w:hAnsi="Lucida Console"/>
                <w:color w:val="0000FF"/>
                <w:lang w:val="en-US"/>
              </w:rPr>
              <w:t>rame)</w:t>
            </w:r>
          </w:p>
          <w:p w14:paraId="5A019F66" w14:textId="77777777" w:rsidR="007C1451" w:rsidRPr="007C1451" w:rsidRDefault="007C1451" w:rsidP="007C1451">
            <w:pPr>
              <w:pStyle w:val="HTMLPreformatted"/>
              <w:shd w:val="clear" w:color="auto" w:fill="FFFFFF"/>
              <w:wordWrap w:val="0"/>
              <w:spacing w:line="225" w:lineRule="atLeast"/>
              <w:rPr>
                <w:rFonts w:ascii="Lucida Console" w:hAnsi="Lucida Console"/>
                <w:color w:val="000000"/>
                <w:lang w:val="en-US"/>
              </w:rPr>
            </w:pPr>
          </w:p>
          <w:p w14:paraId="0B4CE2FA" w14:textId="77777777" w:rsidR="00FC61ED" w:rsidRPr="005612F2" w:rsidRDefault="00FC61ED" w:rsidP="00D374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00"/>
                <w:sz w:val="20"/>
                <w:szCs w:val="20"/>
                <w:lang w:val="en-US" w:eastAsia="ru-RU"/>
              </w:rPr>
            </w:pPr>
          </w:p>
        </w:tc>
      </w:tr>
      <w:bookmarkEnd w:id="87"/>
    </w:tbl>
    <w:p w14:paraId="2D0FFCF1" w14:textId="77777777" w:rsidR="00EB1E8C" w:rsidRDefault="00EB1E8C" w:rsidP="00EB1E8C">
      <w:pPr>
        <w:ind w:firstLine="0"/>
        <w:rPr>
          <w:lang w:val="en-US"/>
        </w:rPr>
      </w:pPr>
    </w:p>
    <w:p w14:paraId="5967692A" w14:textId="77777777" w:rsidR="00AD4626" w:rsidRDefault="00EB1E8C" w:rsidP="00EB1E8C">
      <w:pPr>
        <w:rPr>
          <w:lang w:val="en-US"/>
        </w:rPr>
      </w:pPr>
      <w:r w:rsidRPr="00EB1E8C">
        <w:rPr>
          <w:lang w:val="en-US"/>
        </w:rPr>
        <w:t>As a result, we have a set of data transformed into a linear function and extrapolated to the future. The result is shown in the graph below:</w:t>
      </w:r>
    </w:p>
    <w:p w14:paraId="6F3A5243" w14:textId="77777777" w:rsidR="00EB1E8C" w:rsidRDefault="0055607D" w:rsidP="0055607D">
      <w:pPr>
        <w:ind w:firstLine="0"/>
        <w:rPr>
          <w:lang w:val="en-US"/>
        </w:rPr>
      </w:pPr>
      <w:r>
        <w:rPr>
          <w:noProof/>
          <w:lang w:val="en-US"/>
        </w:rPr>
        <w:drawing>
          <wp:inline distT="0" distB="0" distL="0" distR="0" wp14:anchorId="33BD21DB" wp14:editId="79C8AAF1">
            <wp:extent cx="4299626" cy="2540709"/>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9640" cy="2558445"/>
                    </a:xfrm>
                    <a:prstGeom prst="rect">
                      <a:avLst/>
                    </a:prstGeom>
                  </pic:spPr>
                </pic:pic>
              </a:graphicData>
            </a:graphic>
          </wp:inline>
        </w:drawing>
      </w:r>
    </w:p>
    <w:p w14:paraId="2B72C4A9" w14:textId="701B7A5A" w:rsidR="008C19C5" w:rsidRPr="008C19C5" w:rsidRDefault="008C19C5" w:rsidP="008C19C5">
      <w:pPr>
        <w:pStyle w:val="Caption"/>
        <w:rPr>
          <w:sz w:val="22"/>
          <w:lang w:val="en-US"/>
        </w:rPr>
      </w:pPr>
      <w:bookmarkStart w:id="88" w:name="_Toc478116842"/>
      <w:r w:rsidRPr="00092C10">
        <w:rPr>
          <w:sz w:val="22"/>
          <w:lang w:val="en-US"/>
        </w:rPr>
        <w:t xml:space="preserve">Figure </w:t>
      </w:r>
      <w:r w:rsidRPr="008C19C5">
        <w:rPr>
          <w:sz w:val="22"/>
        </w:rPr>
        <w:fldChar w:fldCharType="begin"/>
      </w:r>
      <w:r w:rsidRPr="00092C10">
        <w:rPr>
          <w:sz w:val="22"/>
          <w:lang w:val="en-US"/>
        </w:rPr>
        <w:instrText xml:space="preserve"> SEQ Figure \* ARABIC </w:instrText>
      </w:r>
      <w:r w:rsidRPr="008C19C5">
        <w:rPr>
          <w:sz w:val="22"/>
        </w:rPr>
        <w:fldChar w:fldCharType="separate"/>
      </w:r>
      <w:r w:rsidR="00FD7435">
        <w:rPr>
          <w:noProof/>
          <w:sz w:val="22"/>
          <w:lang w:val="en-US"/>
        </w:rPr>
        <w:t>8</w:t>
      </w:r>
      <w:r w:rsidRPr="008C19C5">
        <w:rPr>
          <w:sz w:val="22"/>
        </w:rPr>
        <w:fldChar w:fldCharType="end"/>
      </w:r>
      <w:r w:rsidRPr="008C19C5">
        <w:rPr>
          <w:sz w:val="22"/>
          <w:lang w:val="en-US"/>
        </w:rPr>
        <w:t xml:space="preserve"> Chart of the extrapolated environmental data</w:t>
      </w:r>
      <w:bookmarkEnd w:id="88"/>
    </w:p>
    <w:p w14:paraId="6CEF45A8" w14:textId="4B4EAF8C" w:rsidR="0055607D" w:rsidRDefault="00057B25" w:rsidP="0055607D">
      <w:pPr>
        <w:pStyle w:val="Heading3"/>
        <w:rPr>
          <w:lang w:val="en-US"/>
        </w:rPr>
      </w:pPr>
      <w:bookmarkStart w:id="89" w:name="_Toc478116891"/>
      <w:r>
        <w:rPr>
          <w:lang w:val="en-US"/>
        </w:rPr>
        <w:t>9</w:t>
      </w:r>
      <w:r w:rsidR="0055607D">
        <w:rPr>
          <w:lang w:val="en-US"/>
        </w:rPr>
        <w:t>.2.</w:t>
      </w:r>
      <w:r w:rsidR="00F37F3E">
        <w:rPr>
          <w:lang w:val="en-US"/>
        </w:rPr>
        <w:t>2</w:t>
      </w:r>
      <w:r w:rsidR="0055607D">
        <w:rPr>
          <w:lang w:val="en-US"/>
        </w:rPr>
        <w:t xml:space="preserve"> Prediction of health data</w:t>
      </w:r>
      <w:bookmarkEnd w:id="89"/>
    </w:p>
    <w:p w14:paraId="32503C10" w14:textId="77777777" w:rsidR="005E164C" w:rsidRPr="005E164C" w:rsidRDefault="005E164C" w:rsidP="005E164C">
      <w:pPr>
        <w:rPr>
          <w:lang w:val="en-US"/>
        </w:rPr>
      </w:pPr>
      <w:r w:rsidRPr="005E164C">
        <w:rPr>
          <w:lang w:val="en-US"/>
        </w:rPr>
        <w:t xml:space="preserve">The actions described above </w:t>
      </w:r>
      <w:r>
        <w:rPr>
          <w:lang w:val="en-US"/>
        </w:rPr>
        <w:t>can</w:t>
      </w:r>
      <w:r w:rsidRPr="005E164C">
        <w:rPr>
          <w:lang w:val="en-US"/>
        </w:rPr>
        <w:t xml:space="preserve"> be repeated for the data on the number of patients:</w:t>
      </w:r>
    </w:p>
    <w:tbl>
      <w:tblPr>
        <w:tblStyle w:val="TableGrid"/>
        <w:tblW w:w="0" w:type="auto"/>
        <w:tblLook w:val="04A0" w:firstRow="1" w:lastRow="0" w:firstColumn="1" w:lastColumn="0" w:noHBand="0" w:noVBand="1"/>
      </w:tblPr>
      <w:tblGrid>
        <w:gridCol w:w="9325"/>
      </w:tblGrid>
      <w:tr w:rsidR="005E164C" w:rsidRPr="00060863" w14:paraId="2CD3CD4D" w14:textId="77777777" w:rsidTr="005E164C">
        <w:tc>
          <w:tcPr>
            <w:tcW w:w="932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4B1CF95E" w14:textId="77777777" w:rsidR="005E164C" w:rsidRDefault="005E164C" w:rsidP="00D374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538135" w:themeColor="accent6" w:themeShade="BF"/>
                <w:sz w:val="20"/>
                <w:szCs w:val="20"/>
                <w:lang w:val="en-US" w:eastAsia="ru-RU"/>
              </w:rPr>
            </w:pPr>
          </w:p>
          <w:p w14:paraId="319776E6" w14:textId="77777777" w:rsidR="005E164C" w:rsidRDefault="005E164C" w:rsidP="00D374D5">
            <w:pPr>
              <w:pStyle w:val="HTMLPreformatted"/>
              <w:shd w:val="clear" w:color="auto" w:fill="FFFFFF"/>
              <w:wordWrap w:val="0"/>
              <w:spacing w:line="225" w:lineRule="atLeast"/>
              <w:rPr>
                <w:rFonts w:ascii="Lucida Console" w:hAnsi="Lucida Console"/>
                <w:color w:val="538135" w:themeColor="accent6" w:themeShade="BF"/>
                <w:lang w:val="en-US"/>
              </w:rPr>
            </w:pPr>
            <w:r w:rsidRPr="00FC61ED">
              <w:rPr>
                <w:rFonts w:ascii="Lucida Console" w:hAnsi="Lucida Console"/>
                <w:color w:val="538135" w:themeColor="accent6" w:themeShade="BF"/>
                <w:lang w:val="en-US"/>
              </w:rPr>
              <w:t xml:space="preserve">#creating the </w:t>
            </w:r>
            <w:r>
              <w:rPr>
                <w:rFonts w:ascii="Lucida Console" w:hAnsi="Lucida Console"/>
                <w:color w:val="538135" w:themeColor="accent6" w:themeShade="BF"/>
                <w:lang w:val="en-US"/>
              </w:rPr>
              <w:t>linear regression model of the current data</w:t>
            </w:r>
          </w:p>
          <w:p w14:paraId="1AB910AD" w14:textId="77777777" w:rsidR="005E164C" w:rsidRPr="007C1451" w:rsidRDefault="005E164C" w:rsidP="00D374D5">
            <w:pPr>
              <w:pStyle w:val="HTMLPreformatted"/>
              <w:shd w:val="clear" w:color="auto" w:fill="FFFFFF"/>
              <w:wordWrap w:val="0"/>
              <w:spacing w:line="225" w:lineRule="atLeast"/>
              <w:rPr>
                <w:rStyle w:val="gcwxi2kcpjb"/>
                <w:rFonts w:ascii="Lucida Console" w:hAnsi="Lucida Console"/>
                <w:color w:val="0000FF"/>
                <w:lang w:val="en-US"/>
              </w:rPr>
            </w:pPr>
          </w:p>
          <w:p w14:paraId="48C17C63" w14:textId="77777777" w:rsidR="005E164C" w:rsidRDefault="005E164C" w:rsidP="00D374D5">
            <w:pPr>
              <w:pStyle w:val="HTMLPreformatted"/>
              <w:shd w:val="clear" w:color="auto" w:fill="FFFFFF"/>
              <w:wordWrap w:val="0"/>
              <w:spacing w:line="225" w:lineRule="atLeast"/>
              <w:rPr>
                <w:rStyle w:val="gcwxi2kcpjb"/>
                <w:rFonts w:ascii="Lucida Console" w:eastAsiaTheme="majorEastAsia" w:hAnsi="Lucida Console"/>
                <w:color w:val="0000FF"/>
                <w:lang w:val="en-US"/>
              </w:rPr>
            </w:pPr>
            <w:r w:rsidRPr="007C1451">
              <w:rPr>
                <w:rStyle w:val="gcwxi2kcpkb"/>
                <w:rFonts w:ascii="Lucida Console" w:eastAsiaTheme="majorEastAsia" w:hAnsi="Lucida Console"/>
                <w:color w:val="0000FF"/>
                <w:lang w:val="en-US"/>
              </w:rPr>
              <w:t>&gt;</w:t>
            </w:r>
            <w:r>
              <w:rPr>
                <w:rStyle w:val="gcwxi2kcpkb"/>
                <w:rFonts w:ascii="Lucida Console" w:eastAsiaTheme="majorEastAsia" w:hAnsi="Lucida Console"/>
                <w:color w:val="0000FF"/>
                <w:lang w:val="en-US"/>
              </w:rPr>
              <w:t xml:space="preserve"> </w:t>
            </w:r>
            <w:r w:rsidRPr="007C1451">
              <w:rPr>
                <w:rStyle w:val="gcwxi2kcpjb"/>
                <w:rFonts w:ascii="Lucida Console" w:eastAsiaTheme="majorEastAsia" w:hAnsi="Lucida Console"/>
                <w:color w:val="0000FF"/>
                <w:lang w:val="en-US"/>
              </w:rPr>
              <w:t>model &lt;- lm(</w:t>
            </w:r>
            <w:r>
              <w:rPr>
                <w:rStyle w:val="gcwxi2kcpjb"/>
                <w:rFonts w:ascii="Lucida Console" w:eastAsiaTheme="majorEastAsia" w:hAnsi="Lucida Console"/>
                <w:color w:val="0000FF"/>
                <w:lang w:val="en-US"/>
              </w:rPr>
              <w:t>NUMBEROFPATIENTS</w:t>
            </w:r>
            <w:r w:rsidRPr="007C1451">
              <w:rPr>
                <w:rStyle w:val="gcwxi2kcpjb"/>
                <w:rFonts w:ascii="Lucida Console" w:eastAsiaTheme="majorEastAsia" w:hAnsi="Lucida Console"/>
                <w:color w:val="0000FF"/>
                <w:lang w:val="en-US"/>
              </w:rPr>
              <w:t xml:space="preserve"> ~ as.Date(DAY_), data=</w:t>
            </w:r>
            <w:r>
              <w:rPr>
                <w:rStyle w:val="gcwxi2kcpjb"/>
                <w:rFonts w:ascii="Lucida Console" w:eastAsiaTheme="majorEastAsia" w:hAnsi="Lucida Console"/>
                <w:color w:val="0000FF"/>
                <w:lang w:val="en-US"/>
              </w:rPr>
              <w:t>patientsData</w:t>
            </w:r>
            <w:r w:rsidRPr="007C1451">
              <w:rPr>
                <w:rStyle w:val="gcwxi2kcpjb"/>
                <w:rFonts w:ascii="Lucida Console" w:eastAsiaTheme="majorEastAsia" w:hAnsi="Lucida Console"/>
                <w:color w:val="0000FF"/>
                <w:lang w:val="en-US"/>
              </w:rPr>
              <w:t>)</w:t>
            </w:r>
          </w:p>
          <w:p w14:paraId="41CDBD01" w14:textId="77777777" w:rsidR="005E164C" w:rsidRDefault="005E164C" w:rsidP="00D374D5">
            <w:pPr>
              <w:pStyle w:val="HTMLPreformatted"/>
              <w:shd w:val="clear" w:color="auto" w:fill="FFFFFF"/>
              <w:wordWrap w:val="0"/>
              <w:spacing w:line="225" w:lineRule="atLeast"/>
              <w:rPr>
                <w:rStyle w:val="gcwxi2kcpjb"/>
                <w:rFonts w:ascii="Lucida Console" w:eastAsiaTheme="majorEastAsia" w:hAnsi="Lucida Console"/>
                <w:color w:val="0000FF"/>
                <w:lang w:val="en-US"/>
              </w:rPr>
            </w:pPr>
          </w:p>
          <w:p w14:paraId="0CD89D71" w14:textId="77777777" w:rsidR="005E164C" w:rsidRDefault="005E164C" w:rsidP="00D374D5">
            <w:pPr>
              <w:pStyle w:val="HTMLPreformatted"/>
              <w:shd w:val="clear" w:color="auto" w:fill="FFFFFF"/>
              <w:wordWrap w:val="0"/>
              <w:spacing w:line="225" w:lineRule="atLeast"/>
              <w:rPr>
                <w:rFonts w:ascii="Lucida Console" w:hAnsi="Lucida Console"/>
                <w:color w:val="538135" w:themeColor="accent6" w:themeShade="BF"/>
                <w:lang w:val="en-US"/>
              </w:rPr>
            </w:pPr>
            <w:r w:rsidRPr="00FC61ED">
              <w:rPr>
                <w:rFonts w:ascii="Lucida Console" w:hAnsi="Lucida Console"/>
                <w:color w:val="538135" w:themeColor="accent6" w:themeShade="BF"/>
                <w:lang w:val="en-US"/>
              </w:rPr>
              <w:t>#</w:t>
            </w:r>
            <w:r>
              <w:rPr>
                <w:rFonts w:ascii="Lucida Console" w:hAnsi="Lucida Console"/>
                <w:color w:val="538135" w:themeColor="accent6" w:themeShade="BF"/>
                <w:lang w:val="en-US"/>
              </w:rPr>
              <w:t>adding predicted value to the dataframe</w:t>
            </w:r>
          </w:p>
          <w:p w14:paraId="6D1CB5DD" w14:textId="77777777" w:rsidR="005E164C" w:rsidRDefault="005E164C" w:rsidP="00D374D5">
            <w:pPr>
              <w:pStyle w:val="HTMLPreformatted"/>
              <w:shd w:val="clear" w:color="auto" w:fill="FFFFFF"/>
              <w:wordWrap w:val="0"/>
              <w:spacing w:line="225" w:lineRule="atLeast"/>
              <w:rPr>
                <w:rStyle w:val="gcwxi2kcpjb"/>
                <w:rFonts w:ascii="Lucida Console" w:eastAsiaTheme="majorEastAsia" w:hAnsi="Lucida Console"/>
                <w:color w:val="0000FF"/>
                <w:lang w:val="en-US"/>
              </w:rPr>
            </w:pPr>
          </w:p>
          <w:p w14:paraId="0179D9DF" w14:textId="77777777" w:rsidR="005E164C" w:rsidRPr="007C1451" w:rsidRDefault="005E164C" w:rsidP="00D374D5">
            <w:pPr>
              <w:pStyle w:val="HTMLPreformatted"/>
              <w:shd w:val="clear" w:color="auto" w:fill="FFFFFF"/>
              <w:wordWrap w:val="0"/>
              <w:spacing w:line="225" w:lineRule="atLeast"/>
              <w:rPr>
                <w:rFonts w:ascii="Lucida Console" w:hAnsi="Lucida Console"/>
                <w:color w:val="000000"/>
                <w:lang w:val="en-US"/>
              </w:rPr>
            </w:pPr>
            <w:r w:rsidRPr="007C1451">
              <w:rPr>
                <w:rStyle w:val="gcwxi2kcpkb"/>
                <w:rFonts w:ascii="Lucida Console" w:eastAsiaTheme="majorEastAsia" w:hAnsi="Lucida Console"/>
                <w:color w:val="0000FF"/>
                <w:lang w:val="en-US"/>
              </w:rPr>
              <w:t>&gt;</w:t>
            </w:r>
            <w:r>
              <w:rPr>
                <w:rStyle w:val="gcwxi2kcpkb"/>
                <w:rFonts w:ascii="Lucida Console" w:eastAsiaTheme="majorEastAsia" w:hAnsi="Lucida Console"/>
                <w:color w:val="0000FF"/>
                <w:lang w:val="en-US"/>
              </w:rPr>
              <w:t xml:space="preserve"> </w:t>
            </w:r>
            <w:r w:rsidRPr="007C1451">
              <w:rPr>
                <w:rStyle w:val="gcwxi2kcpjb"/>
                <w:rFonts w:ascii="Lucida Console" w:eastAsiaTheme="majorEastAsia" w:hAnsi="Lucida Console"/>
                <w:color w:val="0000FF"/>
                <w:lang w:val="en-US"/>
              </w:rPr>
              <w:t>daysData</w:t>
            </w:r>
            <w:r>
              <w:rPr>
                <w:rStyle w:val="gcwxi2kcpjb"/>
                <w:rFonts w:ascii="Lucida Console" w:eastAsiaTheme="majorEastAsia" w:hAnsi="Lucida Console"/>
                <w:color w:val="0000FF"/>
                <w:lang w:val="en-US"/>
              </w:rPr>
              <w:t>frame$predNumberOfPatients</w:t>
            </w:r>
            <w:r w:rsidRPr="007C1451">
              <w:rPr>
                <w:rStyle w:val="gcwxi2kcpjb"/>
                <w:rFonts w:ascii="Lucida Console" w:eastAsiaTheme="majorEastAsia" w:hAnsi="Lucida Console"/>
                <w:color w:val="0000FF"/>
                <w:lang w:val="en-US"/>
              </w:rPr>
              <w:t xml:space="preserve"> = predict(model,daysData</w:t>
            </w:r>
            <w:r>
              <w:rPr>
                <w:rStyle w:val="gcwxi2kcpjb"/>
                <w:rFonts w:ascii="Lucida Console" w:eastAsiaTheme="majorEastAsia" w:hAnsi="Lucida Console"/>
                <w:color w:val="0000FF"/>
                <w:lang w:val="en-US"/>
              </w:rPr>
              <w:t>f</w:t>
            </w:r>
            <w:r w:rsidRPr="007C1451">
              <w:rPr>
                <w:rStyle w:val="gcwxi2kcpjb"/>
                <w:rFonts w:ascii="Lucida Console" w:eastAsiaTheme="majorEastAsia" w:hAnsi="Lucida Console"/>
                <w:color w:val="0000FF"/>
                <w:lang w:val="en-US"/>
              </w:rPr>
              <w:t>rame)</w:t>
            </w:r>
          </w:p>
          <w:p w14:paraId="3AA7F9C8" w14:textId="77777777" w:rsidR="005E164C" w:rsidRPr="007C1451" w:rsidRDefault="005E164C" w:rsidP="00D374D5">
            <w:pPr>
              <w:pStyle w:val="HTMLPreformatted"/>
              <w:shd w:val="clear" w:color="auto" w:fill="FFFFFF"/>
              <w:wordWrap w:val="0"/>
              <w:spacing w:line="225" w:lineRule="atLeast"/>
              <w:rPr>
                <w:rFonts w:ascii="Lucida Console" w:hAnsi="Lucida Console"/>
                <w:color w:val="000000"/>
                <w:lang w:val="en-US"/>
              </w:rPr>
            </w:pPr>
          </w:p>
          <w:p w14:paraId="59264938" w14:textId="77777777" w:rsidR="005E164C" w:rsidRPr="005612F2" w:rsidRDefault="005E164C" w:rsidP="00D374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firstLine="0"/>
              <w:jc w:val="left"/>
              <w:rPr>
                <w:rFonts w:ascii="Lucida Console" w:eastAsia="Times New Roman" w:hAnsi="Lucida Console" w:cs="Courier New"/>
                <w:color w:val="000000"/>
                <w:sz w:val="20"/>
                <w:szCs w:val="20"/>
                <w:lang w:val="en-US" w:eastAsia="ru-RU"/>
              </w:rPr>
            </w:pPr>
          </w:p>
        </w:tc>
      </w:tr>
    </w:tbl>
    <w:p w14:paraId="5477C249" w14:textId="77777777" w:rsidR="005E164C" w:rsidRDefault="005E164C" w:rsidP="005E164C">
      <w:pPr>
        <w:rPr>
          <w:lang w:val="en-US"/>
        </w:rPr>
      </w:pPr>
    </w:p>
    <w:p w14:paraId="11655705" w14:textId="77777777" w:rsidR="005E164C" w:rsidRDefault="005E164C" w:rsidP="005E164C">
      <w:pPr>
        <w:rPr>
          <w:lang w:val="en-US"/>
        </w:rPr>
      </w:pPr>
      <w:r w:rsidRPr="00EB1E8C">
        <w:rPr>
          <w:lang w:val="en-US"/>
        </w:rPr>
        <w:t>The result is shown in the graph below:</w:t>
      </w:r>
    </w:p>
    <w:p w14:paraId="77C80EE3" w14:textId="77777777" w:rsidR="00E85ED6" w:rsidRDefault="005674FC" w:rsidP="00E85ED6">
      <w:pPr>
        <w:ind w:firstLine="0"/>
        <w:rPr>
          <w:lang w:val="en-US"/>
        </w:rPr>
      </w:pPr>
      <w:r>
        <w:rPr>
          <w:noProof/>
          <w:lang w:val="en-US"/>
        </w:rPr>
        <w:lastRenderedPageBreak/>
        <w:drawing>
          <wp:inline distT="0" distB="0" distL="0" distR="0" wp14:anchorId="2252DE55" wp14:editId="6028233E">
            <wp:extent cx="4464996" cy="263842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6858" cy="2645437"/>
                    </a:xfrm>
                    <a:prstGeom prst="rect">
                      <a:avLst/>
                    </a:prstGeom>
                  </pic:spPr>
                </pic:pic>
              </a:graphicData>
            </a:graphic>
          </wp:inline>
        </w:drawing>
      </w:r>
    </w:p>
    <w:p w14:paraId="50F023E2" w14:textId="2FA00BA2" w:rsidR="008C19C5" w:rsidRPr="008C19C5" w:rsidRDefault="008C19C5" w:rsidP="008C19C5">
      <w:pPr>
        <w:pStyle w:val="Caption"/>
        <w:rPr>
          <w:sz w:val="22"/>
          <w:lang w:val="en-US"/>
        </w:rPr>
      </w:pPr>
      <w:bookmarkStart w:id="90" w:name="_Toc478116843"/>
      <w:r w:rsidRPr="00092C10">
        <w:rPr>
          <w:sz w:val="22"/>
          <w:lang w:val="en-US"/>
        </w:rPr>
        <w:t xml:space="preserve">Figure </w:t>
      </w:r>
      <w:r w:rsidRPr="008C19C5">
        <w:rPr>
          <w:sz w:val="22"/>
        </w:rPr>
        <w:fldChar w:fldCharType="begin"/>
      </w:r>
      <w:r w:rsidRPr="00092C10">
        <w:rPr>
          <w:sz w:val="22"/>
          <w:lang w:val="en-US"/>
        </w:rPr>
        <w:instrText xml:space="preserve"> SEQ Figure \* ARABIC </w:instrText>
      </w:r>
      <w:r w:rsidRPr="008C19C5">
        <w:rPr>
          <w:sz w:val="22"/>
        </w:rPr>
        <w:fldChar w:fldCharType="separate"/>
      </w:r>
      <w:r w:rsidR="00FD7435">
        <w:rPr>
          <w:noProof/>
          <w:sz w:val="22"/>
          <w:lang w:val="en-US"/>
        </w:rPr>
        <w:t>9</w:t>
      </w:r>
      <w:r w:rsidRPr="008C19C5">
        <w:rPr>
          <w:sz w:val="22"/>
        </w:rPr>
        <w:fldChar w:fldCharType="end"/>
      </w:r>
      <w:r w:rsidRPr="008C19C5">
        <w:rPr>
          <w:sz w:val="22"/>
          <w:lang w:val="en-US"/>
        </w:rPr>
        <w:t xml:space="preserve"> </w:t>
      </w:r>
      <w:r w:rsidRPr="00092C10">
        <w:rPr>
          <w:sz w:val="22"/>
          <w:lang w:val="en-US"/>
        </w:rPr>
        <w:t xml:space="preserve">Chart of the extrapolated </w:t>
      </w:r>
      <w:r w:rsidRPr="008C19C5">
        <w:rPr>
          <w:sz w:val="22"/>
          <w:lang w:val="en-US"/>
        </w:rPr>
        <w:t>health</w:t>
      </w:r>
      <w:r w:rsidRPr="00092C10">
        <w:rPr>
          <w:sz w:val="22"/>
          <w:lang w:val="en-US"/>
        </w:rPr>
        <w:t xml:space="preserve"> data</w:t>
      </w:r>
      <w:bookmarkEnd w:id="90"/>
    </w:p>
    <w:p w14:paraId="279D740A" w14:textId="47074F6D" w:rsidR="00EF0AE1" w:rsidRPr="00F9369E" w:rsidRDefault="00F207BF" w:rsidP="00EF0AE1">
      <w:pPr>
        <w:pStyle w:val="Heading2"/>
        <w:rPr>
          <w:lang w:val="en-US"/>
        </w:rPr>
      </w:pPr>
      <w:bookmarkStart w:id="91" w:name="_Toc478116892"/>
      <w:r>
        <w:rPr>
          <w:lang w:val="en-US"/>
        </w:rPr>
        <w:t>9</w:t>
      </w:r>
      <w:r w:rsidR="0050230A">
        <w:rPr>
          <w:lang w:val="en-US"/>
        </w:rPr>
        <w:t>.3 Different Charts in R</w:t>
      </w:r>
      <w:bookmarkEnd w:id="91"/>
    </w:p>
    <w:p w14:paraId="5E795C6D" w14:textId="77777777" w:rsidR="00EF0AE1" w:rsidRDefault="00EF0AE1" w:rsidP="00EF0AE1">
      <w:pPr>
        <w:ind w:firstLine="0"/>
        <w:rPr>
          <w:lang w:val="en-US"/>
        </w:rPr>
      </w:pPr>
      <w:r>
        <w:rPr>
          <w:noProof/>
          <w:lang w:val="en-US"/>
        </w:rPr>
        <w:drawing>
          <wp:inline distT="0" distB="0" distL="0" distR="0" wp14:anchorId="7EDCDC7C" wp14:editId="7A036E84">
            <wp:extent cx="5343806" cy="3157728"/>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3754" cy="3187243"/>
                    </a:xfrm>
                    <a:prstGeom prst="rect">
                      <a:avLst/>
                    </a:prstGeom>
                  </pic:spPr>
                </pic:pic>
              </a:graphicData>
            </a:graphic>
          </wp:inline>
        </w:drawing>
      </w:r>
    </w:p>
    <w:p w14:paraId="70DBB5A9" w14:textId="247AE06B" w:rsidR="00EF0AE1" w:rsidRPr="00EF0AE1" w:rsidRDefault="00EF0AE1" w:rsidP="00EF0AE1">
      <w:pPr>
        <w:pStyle w:val="Caption"/>
        <w:rPr>
          <w:sz w:val="22"/>
          <w:lang w:val="en-US"/>
        </w:rPr>
      </w:pPr>
      <w:bookmarkStart w:id="92" w:name="_Toc478116844"/>
      <w:r w:rsidRPr="00EF0AE1">
        <w:rPr>
          <w:sz w:val="22"/>
          <w:lang w:val="en-US"/>
        </w:rPr>
        <w:t xml:space="preserve">Figure </w:t>
      </w:r>
      <w:r w:rsidRPr="00EF0AE1">
        <w:rPr>
          <w:sz w:val="22"/>
        </w:rPr>
        <w:fldChar w:fldCharType="begin"/>
      </w:r>
      <w:r w:rsidRPr="00EF0AE1">
        <w:rPr>
          <w:sz w:val="22"/>
          <w:lang w:val="en-US"/>
        </w:rPr>
        <w:instrText xml:space="preserve"> SEQ Figure \* ARABIC </w:instrText>
      </w:r>
      <w:r w:rsidRPr="00EF0AE1">
        <w:rPr>
          <w:sz w:val="22"/>
        </w:rPr>
        <w:fldChar w:fldCharType="separate"/>
      </w:r>
      <w:r w:rsidR="00FD7435">
        <w:rPr>
          <w:noProof/>
          <w:sz w:val="22"/>
          <w:lang w:val="en-US"/>
        </w:rPr>
        <w:t>10</w:t>
      </w:r>
      <w:r w:rsidRPr="00EF0AE1">
        <w:rPr>
          <w:sz w:val="22"/>
        </w:rPr>
        <w:fldChar w:fldCharType="end"/>
      </w:r>
      <w:r w:rsidRPr="00EF0AE1">
        <w:rPr>
          <w:sz w:val="22"/>
          <w:lang w:val="en-US"/>
        </w:rPr>
        <w:t xml:space="preserve">  Number of patients – Value of NO Chart</w:t>
      </w:r>
      <w:bookmarkEnd w:id="92"/>
    </w:p>
    <w:p w14:paraId="37D4FC19" w14:textId="77777777" w:rsidR="00EF0AE1" w:rsidRDefault="00EF0AE1" w:rsidP="00EF0AE1">
      <w:pPr>
        <w:ind w:firstLine="0"/>
        <w:rPr>
          <w:lang w:val="en-US"/>
        </w:rPr>
      </w:pPr>
      <w:r>
        <w:rPr>
          <w:noProof/>
          <w:lang w:val="en-US"/>
        </w:rPr>
        <w:lastRenderedPageBreak/>
        <w:drawing>
          <wp:inline distT="0" distB="0" distL="0" distR="0" wp14:anchorId="70B3A653" wp14:editId="3700BF68">
            <wp:extent cx="5343803" cy="3157728"/>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6925" cy="3171391"/>
                    </a:xfrm>
                    <a:prstGeom prst="rect">
                      <a:avLst/>
                    </a:prstGeom>
                  </pic:spPr>
                </pic:pic>
              </a:graphicData>
            </a:graphic>
          </wp:inline>
        </w:drawing>
      </w:r>
    </w:p>
    <w:p w14:paraId="00D80D8C" w14:textId="0B79F1D2" w:rsidR="00EF0AE1" w:rsidRPr="00EF0AE1" w:rsidRDefault="00EF0AE1" w:rsidP="00EF0AE1">
      <w:pPr>
        <w:pStyle w:val="Caption"/>
        <w:rPr>
          <w:sz w:val="22"/>
          <w:lang w:val="en-US"/>
        </w:rPr>
      </w:pPr>
      <w:bookmarkStart w:id="93" w:name="_Toc478116845"/>
      <w:r w:rsidRPr="00EF0AE1">
        <w:rPr>
          <w:sz w:val="22"/>
          <w:lang w:val="en-US"/>
        </w:rPr>
        <w:t xml:space="preserve">Figure </w:t>
      </w:r>
      <w:r w:rsidRPr="00EF0AE1">
        <w:rPr>
          <w:sz w:val="22"/>
        </w:rPr>
        <w:fldChar w:fldCharType="begin"/>
      </w:r>
      <w:r w:rsidRPr="00EF0AE1">
        <w:rPr>
          <w:sz w:val="22"/>
          <w:lang w:val="en-US"/>
        </w:rPr>
        <w:instrText xml:space="preserve"> SEQ Figure \* ARABIC </w:instrText>
      </w:r>
      <w:r w:rsidRPr="00EF0AE1">
        <w:rPr>
          <w:sz w:val="22"/>
        </w:rPr>
        <w:fldChar w:fldCharType="separate"/>
      </w:r>
      <w:r w:rsidR="00FD7435">
        <w:rPr>
          <w:noProof/>
          <w:sz w:val="22"/>
          <w:lang w:val="en-US"/>
        </w:rPr>
        <w:t>11</w:t>
      </w:r>
      <w:r w:rsidRPr="00EF0AE1">
        <w:rPr>
          <w:sz w:val="22"/>
        </w:rPr>
        <w:fldChar w:fldCharType="end"/>
      </w:r>
      <w:r w:rsidRPr="00EF0AE1">
        <w:rPr>
          <w:sz w:val="22"/>
          <w:lang w:val="en-US"/>
        </w:rPr>
        <w:t xml:space="preserve"> Number of patients – Value of NO2 Chart</w:t>
      </w:r>
      <w:bookmarkEnd w:id="93"/>
    </w:p>
    <w:p w14:paraId="7B8C6BC1" w14:textId="77777777" w:rsidR="00E63607" w:rsidRDefault="00EF0AE1" w:rsidP="00EF0AE1">
      <w:pPr>
        <w:ind w:firstLine="0"/>
        <w:jc w:val="left"/>
        <w:rPr>
          <w:lang w:val="en-US"/>
        </w:rPr>
      </w:pPr>
      <w:r>
        <w:rPr>
          <w:noProof/>
          <w:lang w:val="en-US"/>
        </w:rPr>
        <w:drawing>
          <wp:inline distT="0" distB="0" distL="0" distR="0" wp14:anchorId="32BBB8FF" wp14:editId="66B4DBA9">
            <wp:extent cx="5199374" cy="3072384"/>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2432" cy="3091918"/>
                    </a:xfrm>
                    <a:prstGeom prst="rect">
                      <a:avLst/>
                    </a:prstGeom>
                  </pic:spPr>
                </pic:pic>
              </a:graphicData>
            </a:graphic>
          </wp:inline>
        </w:drawing>
      </w:r>
    </w:p>
    <w:p w14:paraId="550EB849" w14:textId="1AAAC542" w:rsidR="00EF0AE1" w:rsidRDefault="00EF0AE1" w:rsidP="00EF0AE1">
      <w:pPr>
        <w:pStyle w:val="Caption"/>
        <w:rPr>
          <w:sz w:val="22"/>
          <w:lang w:val="en-US"/>
        </w:rPr>
      </w:pPr>
      <w:bookmarkStart w:id="94" w:name="_Toc478116846"/>
      <w:r w:rsidRPr="00EF0AE1">
        <w:rPr>
          <w:sz w:val="22"/>
          <w:lang w:val="en-US"/>
        </w:rPr>
        <w:t xml:space="preserve">Figure </w:t>
      </w:r>
      <w:r w:rsidRPr="00EF0AE1">
        <w:rPr>
          <w:sz w:val="22"/>
        </w:rPr>
        <w:fldChar w:fldCharType="begin"/>
      </w:r>
      <w:r w:rsidRPr="00EF0AE1">
        <w:rPr>
          <w:sz w:val="22"/>
          <w:lang w:val="en-US"/>
        </w:rPr>
        <w:instrText xml:space="preserve"> SEQ Figure \* ARABIC </w:instrText>
      </w:r>
      <w:r w:rsidRPr="00EF0AE1">
        <w:rPr>
          <w:sz w:val="22"/>
        </w:rPr>
        <w:fldChar w:fldCharType="separate"/>
      </w:r>
      <w:r w:rsidR="00FD7435">
        <w:rPr>
          <w:noProof/>
          <w:sz w:val="22"/>
          <w:lang w:val="en-US"/>
        </w:rPr>
        <w:t>12</w:t>
      </w:r>
      <w:r w:rsidRPr="00EF0AE1">
        <w:rPr>
          <w:sz w:val="22"/>
        </w:rPr>
        <w:fldChar w:fldCharType="end"/>
      </w:r>
      <w:r w:rsidRPr="00EF0AE1">
        <w:rPr>
          <w:sz w:val="22"/>
          <w:lang w:val="en-US"/>
        </w:rPr>
        <w:t xml:space="preserve"> Number of patients – Value of NOX Chart</w:t>
      </w:r>
      <w:r w:rsidR="00F207BF">
        <w:rPr>
          <w:sz w:val="22"/>
          <w:lang w:val="en-US"/>
        </w:rPr>
        <w:t>;</w:t>
      </w:r>
      <w:bookmarkEnd w:id="94"/>
    </w:p>
    <w:p w14:paraId="7F49B542" w14:textId="2F37FB00" w:rsidR="00F207BF" w:rsidRPr="00B12AEF" w:rsidRDefault="00F207BF" w:rsidP="00F207BF">
      <w:pPr>
        <w:pStyle w:val="Heading1"/>
        <w:rPr>
          <w:lang w:val="en-US"/>
        </w:rPr>
      </w:pPr>
      <w:bookmarkStart w:id="95" w:name="_10_Big_Bridge"/>
      <w:bookmarkStart w:id="96" w:name="_Toc478116893"/>
      <w:bookmarkEnd w:id="95"/>
      <w:r w:rsidRPr="00B12AEF">
        <w:rPr>
          <w:lang w:val="en-US"/>
        </w:rPr>
        <w:t>10 B</w:t>
      </w:r>
      <w:r>
        <w:rPr>
          <w:lang w:val="en-US"/>
        </w:rPr>
        <w:t>ig Bridge - SE</w:t>
      </w:r>
      <w:r w:rsidRPr="00B12AEF">
        <w:rPr>
          <w:lang w:val="en-US"/>
        </w:rPr>
        <w:t xml:space="preserve"> Web Application</w:t>
      </w:r>
      <w:bookmarkEnd w:id="96"/>
      <w:r w:rsidRPr="00B12AEF">
        <w:rPr>
          <w:lang w:val="en-US"/>
        </w:rPr>
        <w:t xml:space="preserve"> </w:t>
      </w:r>
    </w:p>
    <w:p w14:paraId="49BB9FEF" w14:textId="2842AA63" w:rsidR="00F207BF" w:rsidRPr="0073794C" w:rsidRDefault="00F207BF" w:rsidP="00F207BF">
      <w:pPr>
        <w:rPr>
          <w:lang w:val="en-GB"/>
        </w:rPr>
      </w:pPr>
      <w:r w:rsidRPr="0073794C">
        <w:rPr>
          <w:lang w:val="en-GB"/>
        </w:rPr>
        <w:t>This part describe</w:t>
      </w:r>
      <w:r w:rsidR="00B12AEF">
        <w:rPr>
          <w:lang w:val="en-GB"/>
        </w:rPr>
        <w:t>s</w:t>
      </w:r>
      <w:r w:rsidRPr="0073794C">
        <w:rPr>
          <w:lang w:val="en-GB"/>
        </w:rPr>
        <w:t xml:space="preserve"> the web application we implemented to display the different results we have processed. </w:t>
      </w:r>
    </w:p>
    <w:p w14:paraId="2C398AF7" w14:textId="55F20781" w:rsidR="00F207BF" w:rsidRDefault="00F207BF" w:rsidP="00F207BF">
      <w:pPr>
        <w:rPr>
          <w:lang w:val="en-GB"/>
        </w:rPr>
      </w:pPr>
      <w:r w:rsidRPr="0073794C">
        <w:rPr>
          <w:lang w:val="en-GB"/>
        </w:rPr>
        <w:t xml:space="preserve">When the application is launched, a connection is made to a </w:t>
      </w:r>
      <w:r w:rsidR="00EB47AC">
        <w:rPr>
          <w:lang w:val="en-GB"/>
        </w:rPr>
        <w:t>cluster of MBDS</w:t>
      </w:r>
      <w:r w:rsidRPr="0073794C">
        <w:rPr>
          <w:lang w:val="en-GB"/>
        </w:rPr>
        <w:t xml:space="preserve"> which provides a list of Oracle Big Data platform components we used for this project. It's also in this server we create ant put the data we use throughout the B</w:t>
      </w:r>
      <w:r w:rsidR="00EB47AC">
        <w:rPr>
          <w:lang w:val="en-GB"/>
        </w:rPr>
        <w:t>ig Bridge</w:t>
      </w:r>
      <w:r w:rsidRPr="0073794C">
        <w:rPr>
          <w:lang w:val="en-GB"/>
        </w:rPr>
        <w:t xml:space="preserve"> project.</w:t>
      </w:r>
    </w:p>
    <w:p w14:paraId="43F9766F" w14:textId="5BAAEFB3" w:rsidR="00B12AEF" w:rsidRPr="00057B25" w:rsidRDefault="00B12AEF" w:rsidP="00682535">
      <w:pPr>
        <w:pStyle w:val="Heading2"/>
        <w:rPr>
          <w:lang w:val="en-US"/>
        </w:rPr>
      </w:pPr>
      <w:bookmarkStart w:id="97" w:name="_Toc478116894"/>
      <w:r w:rsidRPr="00057B25">
        <w:rPr>
          <w:lang w:val="en-US"/>
        </w:rPr>
        <w:lastRenderedPageBreak/>
        <w:t xml:space="preserve">10.1 Displaying the data on </w:t>
      </w:r>
      <w:r w:rsidR="00682535" w:rsidRPr="00057B25">
        <w:rPr>
          <w:lang w:val="en-US"/>
        </w:rPr>
        <w:t>Data Tables</w:t>
      </w:r>
      <w:bookmarkEnd w:id="97"/>
    </w:p>
    <w:p w14:paraId="54415358" w14:textId="3C8DC6B4" w:rsidR="00B12AEF" w:rsidRPr="002C0544" w:rsidRDefault="00B12AEF" w:rsidP="00B12AEF">
      <w:pPr>
        <w:rPr>
          <w:lang w:val="en-GB"/>
        </w:rPr>
      </w:pPr>
      <w:r w:rsidRPr="00964374">
        <w:rPr>
          <w:lang w:val="en-GB"/>
        </w:rPr>
        <w:t>We create views in order to display the data of the table</w:t>
      </w:r>
      <w:r>
        <w:rPr>
          <w:lang w:val="en-GB"/>
        </w:rPr>
        <w:t>s</w:t>
      </w:r>
      <w:r w:rsidRPr="00964374">
        <w:rPr>
          <w:lang w:val="en-GB"/>
        </w:rPr>
        <w:t xml:space="preserve"> we implemented</w:t>
      </w:r>
      <w:r>
        <w:rPr>
          <w:lang w:val="en-GB"/>
        </w:rPr>
        <w:t xml:space="preserve">, </w:t>
      </w:r>
      <w:r w:rsidR="00D67FA0">
        <w:rPr>
          <w:lang w:val="en-GB"/>
        </w:rPr>
        <w:t>for</w:t>
      </w:r>
      <w:r>
        <w:rPr>
          <w:lang w:val="en-GB"/>
        </w:rPr>
        <w:t xml:space="preserve"> example t</w:t>
      </w:r>
      <w:r w:rsidRPr="00964374">
        <w:rPr>
          <w:lang w:val="en-GB"/>
        </w:rPr>
        <w:t>his view displays the data from the SQL table «</w:t>
      </w:r>
      <w:r w:rsidR="00682535">
        <w:rPr>
          <w:lang w:val="en-GB"/>
        </w:rPr>
        <w:t>Dyspnea</w:t>
      </w:r>
      <w:r w:rsidRPr="00B12AEF">
        <w:rPr>
          <w:lang w:val="en-US"/>
        </w:rPr>
        <w:t>»:</w:t>
      </w:r>
    </w:p>
    <w:p w14:paraId="69273AB2" w14:textId="4D42EBD4" w:rsidR="00B12AEF" w:rsidRDefault="00B12AEF" w:rsidP="00406FF1">
      <w:pPr>
        <w:keepNext/>
        <w:ind w:firstLine="0"/>
      </w:pPr>
      <w:r w:rsidRPr="00B12AEF">
        <w:rPr>
          <w:lang w:val="en-US"/>
        </w:rPr>
        <w:t xml:space="preserve"> </w:t>
      </w:r>
      <w:r w:rsidR="00060863">
        <w:rPr>
          <w:noProof/>
          <w:lang w:val="en-US"/>
        </w:rPr>
        <w:drawing>
          <wp:inline distT="0" distB="0" distL="0" distR="0" wp14:anchorId="0964863B" wp14:editId="5656713C">
            <wp:extent cx="5938520" cy="3328670"/>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8520" cy="3328670"/>
                    </a:xfrm>
                    <a:prstGeom prst="rect">
                      <a:avLst/>
                    </a:prstGeom>
                    <a:noFill/>
                    <a:ln>
                      <a:noFill/>
                    </a:ln>
                  </pic:spPr>
                </pic:pic>
              </a:graphicData>
            </a:graphic>
          </wp:inline>
        </w:drawing>
      </w:r>
    </w:p>
    <w:p w14:paraId="7D685A46" w14:textId="23F07A1B" w:rsidR="00682535" w:rsidRPr="00FD7435" w:rsidRDefault="00682535" w:rsidP="00682535">
      <w:pPr>
        <w:pStyle w:val="Caption"/>
        <w:rPr>
          <w:sz w:val="22"/>
          <w:lang w:val="en-GB"/>
        </w:rPr>
      </w:pPr>
      <w:bookmarkStart w:id="98" w:name="_Toc478116847"/>
      <w:r w:rsidRPr="00FD7435">
        <w:rPr>
          <w:sz w:val="22"/>
          <w:lang w:val="en-US"/>
        </w:rPr>
        <w:t xml:space="preserve">Figure </w:t>
      </w:r>
      <w:r w:rsidRPr="00FD7435">
        <w:rPr>
          <w:sz w:val="22"/>
        </w:rPr>
        <w:fldChar w:fldCharType="begin"/>
      </w:r>
      <w:r w:rsidRPr="00FD7435">
        <w:rPr>
          <w:sz w:val="22"/>
          <w:lang w:val="en-US"/>
        </w:rPr>
        <w:instrText xml:space="preserve"> SEQ Figure \* ARABIC </w:instrText>
      </w:r>
      <w:r w:rsidRPr="00FD7435">
        <w:rPr>
          <w:sz w:val="22"/>
        </w:rPr>
        <w:fldChar w:fldCharType="separate"/>
      </w:r>
      <w:r w:rsidR="00FD7435" w:rsidRPr="00FD7435">
        <w:rPr>
          <w:noProof/>
          <w:sz w:val="22"/>
          <w:lang w:val="en-US"/>
        </w:rPr>
        <w:t>13</w:t>
      </w:r>
      <w:r w:rsidRPr="00FD7435">
        <w:rPr>
          <w:sz w:val="22"/>
        </w:rPr>
        <w:fldChar w:fldCharType="end"/>
      </w:r>
      <w:r w:rsidRPr="00FD7435">
        <w:rPr>
          <w:sz w:val="22"/>
          <w:lang w:val="en-US"/>
        </w:rPr>
        <w:t xml:space="preserve"> Dyspnea data</w:t>
      </w:r>
      <w:bookmarkEnd w:id="98"/>
    </w:p>
    <w:p w14:paraId="12457D68" w14:textId="46DCD170" w:rsidR="00B12AEF" w:rsidRPr="00682535" w:rsidRDefault="00B12AEF" w:rsidP="00682535">
      <w:pPr>
        <w:rPr>
          <w:lang w:val="en-GB"/>
        </w:rPr>
      </w:pPr>
      <w:r>
        <w:rPr>
          <w:lang w:val="en-GB"/>
        </w:rPr>
        <w:t>We also display the different use cases obtains from R results.</w:t>
      </w:r>
    </w:p>
    <w:p w14:paraId="0E8D10DA" w14:textId="2ED90500" w:rsidR="00B12AEF" w:rsidRDefault="00060863" w:rsidP="00B12AEF">
      <w:pPr>
        <w:keepNext/>
        <w:ind w:firstLine="0"/>
      </w:pPr>
      <w:r>
        <w:rPr>
          <w:noProof/>
          <w:lang w:val="en-US"/>
        </w:rPr>
        <w:drawing>
          <wp:inline distT="0" distB="0" distL="0" distR="0" wp14:anchorId="1AA5B361" wp14:editId="17FF0E6C">
            <wp:extent cx="5928360" cy="3164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8360" cy="3164205"/>
                    </a:xfrm>
                    <a:prstGeom prst="rect">
                      <a:avLst/>
                    </a:prstGeom>
                    <a:noFill/>
                    <a:ln>
                      <a:noFill/>
                    </a:ln>
                  </pic:spPr>
                </pic:pic>
              </a:graphicData>
            </a:graphic>
          </wp:inline>
        </w:drawing>
      </w:r>
    </w:p>
    <w:p w14:paraId="3BA3A0D5" w14:textId="30981D62" w:rsidR="00B12AEF" w:rsidRPr="00FD7435" w:rsidRDefault="00B12AEF" w:rsidP="00B12AEF">
      <w:pPr>
        <w:pStyle w:val="Caption"/>
        <w:rPr>
          <w:sz w:val="22"/>
          <w:lang w:val="en-US"/>
        </w:rPr>
      </w:pPr>
      <w:bookmarkStart w:id="99" w:name="_Toc478116848"/>
      <w:r w:rsidRPr="00FD7435">
        <w:rPr>
          <w:sz w:val="22"/>
          <w:lang w:val="en-US"/>
        </w:rPr>
        <w:t xml:space="preserve">Figure </w:t>
      </w:r>
      <w:r w:rsidRPr="00FD7435">
        <w:rPr>
          <w:sz w:val="22"/>
        </w:rPr>
        <w:fldChar w:fldCharType="begin"/>
      </w:r>
      <w:r w:rsidRPr="00FD7435">
        <w:rPr>
          <w:sz w:val="22"/>
          <w:lang w:val="en-US"/>
        </w:rPr>
        <w:instrText xml:space="preserve"> SEQ Figure \* ARABIC </w:instrText>
      </w:r>
      <w:r w:rsidRPr="00FD7435">
        <w:rPr>
          <w:sz w:val="22"/>
        </w:rPr>
        <w:fldChar w:fldCharType="separate"/>
      </w:r>
      <w:r w:rsidR="00FD7435" w:rsidRPr="00FD7435">
        <w:rPr>
          <w:noProof/>
          <w:sz w:val="22"/>
          <w:lang w:val="en-US"/>
        </w:rPr>
        <w:t>14</w:t>
      </w:r>
      <w:r w:rsidRPr="00FD7435">
        <w:rPr>
          <w:sz w:val="22"/>
        </w:rPr>
        <w:fldChar w:fldCharType="end"/>
      </w:r>
      <w:r w:rsidRPr="00FD7435">
        <w:rPr>
          <w:sz w:val="22"/>
          <w:lang w:val="en-US"/>
        </w:rPr>
        <w:t xml:space="preserve"> The linear correlation coefficient of filtered data by diagnosis</w:t>
      </w:r>
      <w:bookmarkEnd w:id="99"/>
    </w:p>
    <w:p w14:paraId="5A101BBC" w14:textId="60047C2E" w:rsidR="00682535" w:rsidRPr="00057B25" w:rsidRDefault="00682535" w:rsidP="00682535">
      <w:pPr>
        <w:pStyle w:val="Heading2"/>
        <w:rPr>
          <w:lang w:val="en-US"/>
        </w:rPr>
      </w:pPr>
      <w:bookmarkStart w:id="100" w:name="_Toc478116895"/>
      <w:r w:rsidRPr="00057B25">
        <w:rPr>
          <w:lang w:val="en-US"/>
        </w:rPr>
        <w:lastRenderedPageBreak/>
        <w:t xml:space="preserve">10.2 Displaying OLAP Query result on the </w:t>
      </w:r>
      <w:r w:rsidR="00D513D9">
        <w:rPr>
          <w:lang w:val="en-US"/>
        </w:rPr>
        <w:t>M</w:t>
      </w:r>
      <w:r w:rsidRPr="00057B25">
        <w:rPr>
          <w:lang w:val="en-US"/>
        </w:rPr>
        <w:t>ap</w:t>
      </w:r>
      <w:bookmarkEnd w:id="100"/>
    </w:p>
    <w:p w14:paraId="3704D2E4" w14:textId="049F60A2" w:rsidR="00682535" w:rsidRDefault="00682535" w:rsidP="00682535">
      <w:pPr>
        <w:rPr>
          <w:lang w:val="en-US"/>
        </w:rPr>
      </w:pPr>
      <w:r w:rsidRPr="00682535">
        <w:rPr>
          <w:lang w:val="en-US"/>
        </w:rPr>
        <w:t xml:space="preserve">We used the Google Map API to display the results for each pollution station of the number of patients concerned by dyspnea and the average of each pollutant measured. </w:t>
      </w:r>
    </w:p>
    <w:p w14:paraId="6E86E8B6" w14:textId="3784E082" w:rsidR="00682535" w:rsidRDefault="00060863" w:rsidP="00682535">
      <w:pPr>
        <w:ind w:firstLine="0"/>
        <w:rPr>
          <w:lang w:val="en-US"/>
        </w:rPr>
      </w:pPr>
      <w:r>
        <w:rPr>
          <w:noProof/>
          <w:lang w:val="en-US"/>
        </w:rPr>
        <w:drawing>
          <wp:inline distT="0" distB="0" distL="0" distR="0" wp14:anchorId="5589192C" wp14:editId="51835C9D">
            <wp:extent cx="5029200" cy="3474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200" cy="3474720"/>
                    </a:xfrm>
                    <a:prstGeom prst="rect">
                      <a:avLst/>
                    </a:prstGeom>
                    <a:noFill/>
                    <a:ln>
                      <a:noFill/>
                    </a:ln>
                  </pic:spPr>
                </pic:pic>
              </a:graphicData>
            </a:graphic>
          </wp:inline>
        </w:drawing>
      </w:r>
    </w:p>
    <w:p w14:paraId="59143701" w14:textId="2A051BB7" w:rsidR="00FD7435" w:rsidRPr="00FD7435" w:rsidRDefault="00FD7435" w:rsidP="00FD7435">
      <w:pPr>
        <w:pStyle w:val="Caption"/>
        <w:rPr>
          <w:sz w:val="22"/>
          <w:lang w:val="en-US"/>
        </w:rPr>
      </w:pPr>
      <w:r w:rsidRPr="00C90FA9">
        <w:rPr>
          <w:sz w:val="22"/>
          <w:lang w:val="en-US"/>
        </w:rPr>
        <w:t xml:space="preserve">Figure </w:t>
      </w:r>
      <w:r w:rsidRPr="00FD7435">
        <w:rPr>
          <w:sz w:val="22"/>
        </w:rPr>
        <w:fldChar w:fldCharType="begin"/>
      </w:r>
      <w:r w:rsidRPr="00C90FA9">
        <w:rPr>
          <w:sz w:val="22"/>
          <w:lang w:val="en-US"/>
        </w:rPr>
        <w:instrText xml:space="preserve"> SEQ Figure \* ARABIC </w:instrText>
      </w:r>
      <w:r w:rsidRPr="00FD7435">
        <w:rPr>
          <w:sz w:val="22"/>
        </w:rPr>
        <w:fldChar w:fldCharType="separate"/>
      </w:r>
      <w:r w:rsidRPr="00C90FA9">
        <w:rPr>
          <w:noProof/>
          <w:sz w:val="22"/>
          <w:lang w:val="en-US"/>
        </w:rPr>
        <w:t>15</w:t>
      </w:r>
      <w:r w:rsidRPr="00FD7435">
        <w:rPr>
          <w:sz w:val="22"/>
        </w:rPr>
        <w:fldChar w:fldCharType="end"/>
      </w:r>
      <w:r w:rsidRPr="00FD7435">
        <w:rPr>
          <w:sz w:val="22"/>
          <w:lang w:val="en-US"/>
        </w:rPr>
        <w:t xml:space="preserve"> </w:t>
      </w:r>
      <w:r w:rsidRPr="00C90FA9">
        <w:rPr>
          <w:sz w:val="22"/>
          <w:lang w:val="en-US"/>
        </w:rPr>
        <w:t>Displaying OLAP Query result on the Map</w:t>
      </w:r>
    </w:p>
    <w:p w14:paraId="4C426C49" w14:textId="35E6B800" w:rsidR="00682535" w:rsidRDefault="00682535" w:rsidP="00682535">
      <w:pPr>
        <w:pStyle w:val="Heading2"/>
      </w:pPr>
      <w:bookmarkStart w:id="101" w:name="_Toc478116896"/>
      <w:r w:rsidRPr="00682535">
        <w:t>10.3 Displaying R charts</w:t>
      </w:r>
      <w:bookmarkEnd w:id="101"/>
    </w:p>
    <w:p w14:paraId="6F2DA985" w14:textId="7EEE9D73" w:rsidR="00682535" w:rsidRDefault="00060863" w:rsidP="00682535">
      <w:pPr>
        <w:ind w:firstLine="0"/>
      </w:pPr>
      <w:r>
        <w:rPr>
          <w:noProof/>
          <w:lang w:val="en-US"/>
        </w:rPr>
        <w:drawing>
          <wp:inline distT="0" distB="0" distL="0" distR="0" wp14:anchorId="136F8C0A" wp14:editId="3BF346C4">
            <wp:extent cx="5943600"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bookmarkStart w:id="102" w:name="_GoBack"/>
      <w:bookmarkEnd w:id="102"/>
    </w:p>
    <w:p w14:paraId="324B5049" w14:textId="3058535D" w:rsidR="00682535" w:rsidRPr="00FD7435" w:rsidRDefault="00682535" w:rsidP="00682535">
      <w:pPr>
        <w:pStyle w:val="Caption"/>
        <w:rPr>
          <w:sz w:val="22"/>
          <w:lang w:val="en-US"/>
        </w:rPr>
      </w:pPr>
      <w:bookmarkStart w:id="103" w:name="_Toc478116849"/>
      <w:r w:rsidRPr="00FD7435">
        <w:rPr>
          <w:sz w:val="22"/>
          <w:lang w:val="en-US"/>
        </w:rPr>
        <w:t xml:space="preserve">Figure </w:t>
      </w:r>
      <w:r w:rsidRPr="00FD7435">
        <w:rPr>
          <w:sz w:val="22"/>
        </w:rPr>
        <w:fldChar w:fldCharType="begin"/>
      </w:r>
      <w:r w:rsidRPr="00FD7435">
        <w:rPr>
          <w:sz w:val="22"/>
          <w:lang w:val="en-US"/>
        </w:rPr>
        <w:instrText xml:space="preserve"> SEQ Figure \* ARABIC </w:instrText>
      </w:r>
      <w:r w:rsidRPr="00FD7435">
        <w:rPr>
          <w:sz w:val="22"/>
        </w:rPr>
        <w:fldChar w:fldCharType="separate"/>
      </w:r>
      <w:r w:rsidR="00FD7435" w:rsidRPr="00FD7435">
        <w:rPr>
          <w:noProof/>
          <w:sz w:val="22"/>
          <w:lang w:val="en-US"/>
        </w:rPr>
        <w:t>16</w:t>
      </w:r>
      <w:r w:rsidRPr="00FD7435">
        <w:rPr>
          <w:sz w:val="22"/>
        </w:rPr>
        <w:fldChar w:fldCharType="end"/>
      </w:r>
      <w:r w:rsidRPr="00FD7435">
        <w:rPr>
          <w:sz w:val="22"/>
          <w:lang w:val="en-US"/>
        </w:rPr>
        <w:t xml:space="preserve"> Chart of Use Case 1</w:t>
      </w:r>
      <w:bookmarkEnd w:id="103"/>
    </w:p>
    <w:p w14:paraId="5BDADBC4" w14:textId="03B59202" w:rsidR="00682535" w:rsidRPr="00682535" w:rsidRDefault="00682535" w:rsidP="00682535">
      <w:pPr>
        <w:rPr>
          <w:lang w:val="en-US"/>
        </w:rPr>
      </w:pPr>
      <w:r w:rsidRPr="00682535">
        <w:rPr>
          <w:lang w:val="en-US"/>
        </w:rPr>
        <w:lastRenderedPageBreak/>
        <w:t>Those following charts are from the R results of the previously use cases. But in order to use the data we had to store the R results in SQL tables and then make a SQL Query to get the data and fill our charts.</w:t>
      </w:r>
    </w:p>
    <w:p w14:paraId="762DD5FA" w14:textId="574DCEEC" w:rsidR="00682535" w:rsidRDefault="00682535" w:rsidP="00682535">
      <w:pPr>
        <w:rPr>
          <w:lang w:val="en-US"/>
        </w:rPr>
      </w:pPr>
      <w:r w:rsidRPr="00682535">
        <w:rPr>
          <w:lang w:val="en-US"/>
        </w:rPr>
        <w:t>Sam</w:t>
      </w:r>
      <w:r>
        <w:rPr>
          <w:lang w:val="en-US"/>
        </w:rPr>
        <w:t>ple of the code to get the data</w:t>
      </w:r>
      <w:r w:rsidRPr="00682535">
        <w:rPr>
          <w:lang w:val="en-US"/>
        </w:rPr>
        <w:t xml:space="preserve">: </w:t>
      </w:r>
    </w:p>
    <w:tbl>
      <w:tblPr>
        <w:tblStyle w:val="TableGrid"/>
        <w:tblW w:w="0" w:type="auto"/>
        <w:tblLook w:val="04A0" w:firstRow="1" w:lastRow="0" w:firstColumn="1" w:lastColumn="0" w:noHBand="0" w:noVBand="1"/>
      </w:tblPr>
      <w:tblGrid>
        <w:gridCol w:w="9345"/>
      </w:tblGrid>
      <w:tr w:rsidR="00682535" w14:paraId="133C6572" w14:textId="77777777" w:rsidTr="00200175">
        <w:tc>
          <w:tcPr>
            <w:tcW w:w="934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65E4A830" w14:textId="77777777" w:rsidR="00682535" w:rsidRPr="00B3126C" w:rsidRDefault="00682535" w:rsidP="00682535">
            <w:pPr>
              <w:shd w:val="clear" w:color="auto" w:fill="FFFFFF"/>
              <w:spacing w:line="270" w:lineRule="atLeast"/>
              <w:rPr>
                <w:rFonts w:ascii="Menlo" w:eastAsia="Times New Roman" w:hAnsi="Menlo" w:cs="Menlo"/>
                <w:color w:val="000000"/>
                <w:sz w:val="18"/>
                <w:szCs w:val="18"/>
                <w:lang w:val="en-US"/>
              </w:rPr>
            </w:pPr>
            <w:r w:rsidRPr="00682535">
              <w:rPr>
                <w:rFonts w:ascii="Menlo" w:eastAsia="Times New Roman" w:hAnsi="Menlo" w:cs="Menlo"/>
                <w:color w:val="000000"/>
                <w:sz w:val="18"/>
                <w:szCs w:val="18"/>
                <w:lang w:val="en-US"/>
              </w:rPr>
              <w:t>    </w:t>
            </w:r>
            <w:r w:rsidRPr="00B3126C">
              <w:rPr>
                <w:rFonts w:ascii="Menlo" w:eastAsia="Times New Roman" w:hAnsi="Menlo" w:cs="Menlo"/>
                <w:color w:val="0000FF"/>
                <w:sz w:val="18"/>
                <w:szCs w:val="18"/>
                <w:lang w:val="en-US"/>
              </w:rPr>
              <w:t>public</w:t>
            </w:r>
            <w:r w:rsidRPr="00B3126C">
              <w:rPr>
                <w:rFonts w:ascii="Menlo" w:eastAsia="Times New Roman" w:hAnsi="Menlo" w:cs="Menlo"/>
                <w:color w:val="000000"/>
                <w:sz w:val="18"/>
                <w:szCs w:val="18"/>
                <w:lang w:val="en-US"/>
              </w:rPr>
              <w:t> </w:t>
            </w:r>
            <w:r w:rsidRPr="00B3126C">
              <w:rPr>
                <w:rFonts w:ascii="Menlo" w:eastAsia="Times New Roman" w:hAnsi="Menlo" w:cs="Menlo"/>
                <w:color w:val="0000FF"/>
                <w:sz w:val="18"/>
                <w:szCs w:val="18"/>
                <w:lang w:val="en-US"/>
              </w:rPr>
              <w:t>static</w:t>
            </w:r>
            <w:r w:rsidRPr="00B3126C">
              <w:rPr>
                <w:rFonts w:ascii="Menlo" w:eastAsia="Times New Roman" w:hAnsi="Menlo" w:cs="Menlo"/>
                <w:color w:val="000000"/>
                <w:sz w:val="18"/>
                <w:szCs w:val="18"/>
                <w:lang w:val="en-US"/>
              </w:rPr>
              <w:t> </w:t>
            </w:r>
            <w:r w:rsidRPr="00B3126C">
              <w:rPr>
                <w:rFonts w:ascii="Menlo" w:eastAsia="Times New Roman" w:hAnsi="Menlo" w:cs="Menlo"/>
                <w:color w:val="0000FF"/>
                <w:sz w:val="18"/>
                <w:szCs w:val="18"/>
                <w:lang w:val="en-US"/>
              </w:rPr>
              <w:t>List&lt;Double&gt;</w:t>
            </w:r>
            <w:r w:rsidRPr="00B3126C">
              <w:rPr>
                <w:rFonts w:ascii="Menlo" w:eastAsia="Times New Roman" w:hAnsi="Menlo" w:cs="Menlo"/>
                <w:color w:val="000000"/>
                <w:sz w:val="18"/>
                <w:szCs w:val="18"/>
                <w:lang w:val="en-US"/>
              </w:rPr>
              <w:t> getNOValuesRchartPol() {</w:t>
            </w:r>
          </w:p>
          <w:p w14:paraId="101526FC" w14:textId="77777777" w:rsidR="00682535" w:rsidRPr="00B3126C" w:rsidRDefault="00682535" w:rsidP="00682535">
            <w:pPr>
              <w:shd w:val="clear" w:color="auto" w:fill="FFFFFF"/>
              <w:spacing w:line="270" w:lineRule="atLeast"/>
              <w:rPr>
                <w:rFonts w:ascii="Menlo" w:eastAsia="Times New Roman" w:hAnsi="Menlo" w:cs="Menlo"/>
                <w:color w:val="000000"/>
                <w:sz w:val="18"/>
                <w:szCs w:val="18"/>
                <w:lang w:val="en-US"/>
              </w:rPr>
            </w:pPr>
            <w:r w:rsidRPr="00B3126C">
              <w:rPr>
                <w:rFonts w:ascii="Menlo" w:eastAsia="Times New Roman" w:hAnsi="Menlo" w:cs="Menlo"/>
                <w:color w:val="000000"/>
                <w:sz w:val="18"/>
                <w:szCs w:val="18"/>
                <w:lang w:val="en-US"/>
              </w:rPr>
              <w:t>        </w:t>
            </w:r>
            <w:r w:rsidRPr="00B3126C">
              <w:rPr>
                <w:rFonts w:ascii="Menlo" w:eastAsia="Times New Roman" w:hAnsi="Menlo" w:cs="Menlo"/>
                <w:color w:val="0000FF"/>
                <w:sz w:val="18"/>
                <w:szCs w:val="18"/>
                <w:lang w:val="en-US"/>
              </w:rPr>
              <w:t>List&lt;Double&gt;</w:t>
            </w:r>
            <w:r w:rsidRPr="00B3126C">
              <w:rPr>
                <w:rFonts w:ascii="Menlo" w:eastAsia="Times New Roman" w:hAnsi="Menlo" w:cs="Menlo"/>
                <w:color w:val="000000"/>
                <w:sz w:val="18"/>
                <w:szCs w:val="18"/>
                <w:lang w:val="en-US"/>
              </w:rPr>
              <w:t> </w:t>
            </w:r>
            <w:r w:rsidRPr="00B3126C">
              <w:rPr>
                <w:rFonts w:ascii="Menlo" w:eastAsia="Times New Roman" w:hAnsi="Menlo" w:cs="Menlo"/>
                <w:color w:val="0000FF"/>
                <w:sz w:val="18"/>
                <w:szCs w:val="18"/>
                <w:lang w:val="en-US"/>
              </w:rPr>
              <w:t>RchartList</w:t>
            </w:r>
            <w:r w:rsidRPr="00B3126C">
              <w:rPr>
                <w:rFonts w:ascii="Menlo" w:eastAsia="Times New Roman" w:hAnsi="Menlo" w:cs="Menlo"/>
                <w:color w:val="000000"/>
                <w:sz w:val="18"/>
                <w:szCs w:val="18"/>
                <w:lang w:val="en-US"/>
              </w:rPr>
              <w:t> = </w:t>
            </w:r>
            <w:r w:rsidRPr="00B3126C">
              <w:rPr>
                <w:rFonts w:ascii="Menlo" w:eastAsia="Times New Roman" w:hAnsi="Menlo" w:cs="Menlo"/>
                <w:color w:val="0000FF"/>
                <w:sz w:val="18"/>
                <w:szCs w:val="18"/>
                <w:lang w:val="en-US"/>
              </w:rPr>
              <w:t>new</w:t>
            </w:r>
            <w:r w:rsidRPr="00B3126C">
              <w:rPr>
                <w:rFonts w:ascii="Menlo" w:eastAsia="Times New Roman" w:hAnsi="Menlo" w:cs="Menlo"/>
                <w:color w:val="000000"/>
                <w:sz w:val="18"/>
                <w:szCs w:val="18"/>
                <w:lang w:val="en-US"/>
              </w:rPr>
              <w:t> </w:t>
            </w:r>
            <w:r w:rsidRPr="00B3126C">
              <w:rPr>
                <w:rFonts w:ascii="Menlo" w:eastAsia="Times New Roman" w:hAnsi="Menlo" w:cs="Menlo"/>
                <w:color w:val="0000FF"/>
                <w:sz w:val="18"/>
                <w:szCs w:val="18"/>
                <w:lang w:val="en-US"/>
              </w:rPr>
              <w:t>ArrayList&lt;&gt;</w:t>
            </w:r>
            <w:r w:rsidRPr="00B3126C">
              <w:rPr>
                <w:rFonts w:ascii="Menlo" w:eastAsia="Times New Roman" w:hAnsi="Menlo" w:cs="Menlo"/>
                <w:color w:val="000000"/>
                <w:sz w:val="18"/>
                <w:szCs w:val="18"/>
                <w:lang w:val="en-US"/>
              </w:rPr>
              <w:t>();</w:t>
            </w:r>
          </w:p>
          <w:p w14:paraId="16855A74" w14:textId="77777777" w:rsidR="00682535" w:rsidRPr="00B3126C" w:rsidRDefault="00682535" w:rsidP="00682535">
            <w:pPr>
              <w:shd w:val="clear" w:color="auto" w:fill="FFFFFF"/>
              <w:spacing w:line="270" w:lineRule="atLeast"/>
              <w:rPr>
                <w:rFonts w:ascii="Menlo" w:eastAsia="Times New Roman" w:hAnsi="Menlo" w:cs="Menlo"/>
                <w:color w:val="000000"/>
                <w:sz w:val="18"/>
                <w:szCs w:val="18"/>
                <w:lang w:val="en-US"/>
              </w:rPr>
            </w:pPr>
            <w:r w:rsidRPr="00B3126C">
              <w:rPr>
                <w:rFonts w:ascii="Menlo" w:eastAsia="Times New Roman" w:hAnsi="Menlo" w:cs="Menlo"/>
                <w:color w:val="000000"/>
                <w:sz w:val="18"/>
                <w:szCs w:val="18"/>
                <w:lang w:val="en-US"/>
              </w:rPr>
              <w:t>        </w:t>
            </w:r>
            <w:r w:rsidRPr="00B3126C">
              <w:rPr>
                <w:rFonts w:ascii="Menlo" w:eastAsia="Times New Roman" w:hAnsi="Menlo" w:cs="Menlo"/>
                <w:color w:val="0000FF"/>
                <w:sz w:val="18"/>
                <w:szCs w:val="18"/>
                <w:lang w:val="en-US"/>
              </w:rPr>
              <w:t>try</w:t>
            </w:r>
            <w:r w:rsidRPr="00B3126C">
              <w:rPr>
                <w:rFonts w:ascii="Menlo" w:eastAsia="Times New Roman" w:hAnsi="Menlo" w:cs="Menlo"/>
                <w:color w:val="000000"/>
                <w:sz w:val="18"/>
                <w:szCs w:val="18"/>
                <w:lang w:val="en-US"/>
              </w:rPr>
              <w:t> {</w:t>
            </w:r>
          </w:p>
          <w:p w14:paraId="14EBE3DE" w14:textId="77777777" w:rsidR="00682535" w:rsidRPr="00B3126C" w:rsidRDefault="00682535" w:rsidP="00682535">
            <w:pPr>
              <w:shd w:val="clear" w:color="auto" w:fill="FFFFFF"/>
              <w:spacing w:line="270" w:lineRule="atLeast"/>
              <w:rPr>
                <w:rFonts w:ascii="Menlo" w:eastAsia="Times New Roman" w:hAnsi="Menlo" w:cs="Menlo"/>
                <w:color w:val="000000"/>
                <w:sz w:val="18"/>
                <w:szCs w:val="18"/>
                <w:lang w:val="en-US"/>
              </w:rPr>
            </w:pPr>
            <w:r w:rsidRPr="00B3126C">
              <w:rPr>
                <w:rFonts w:ascii="Menlo" w:eastAsia="Times New Roman" w:hAnsi="Menlo" w:cs="Menlo"/>
                <w:color w:val="000000"/>
                <w:sz w:val="18"/>
                <w:szCs w:val="18"/>
                <w:lang w:val="en-US"/>
              </w:rPr>
              <w:t>            </w:t>
            </w:r>
            <w:r w:rsidRPr="00B3126C">
              <w:rPr>
                <w:rFonts w:ascii="Menlo" w:eastAsia="Times New Roman" w:hAnsi="Menlo" w:cs="Menlo"/>
                <w:color w:val="0000FF"/>
                <w:sz w:val="18"/>
                <w:szCs w:val="18"/>
                <w:lang w:val="en-US"/>
              </w:rPr>
              <w:t>String</w:t>
            </w:r>
            <w:r w:rsidRPr="00B3126C">
              <w:rPr>
                <w:rFonts w:ascii="Menlo" w:eastAsia="Times New Roman" w:hAnsi="Menlo" w:cs="Menlo"/>
                <w:color w:val="000000"/>
                <w:sz w:val="18"/>
                <w:szCs w:val="18"/>
                <w:lang w:val="en-US"/>
              </w:rPr>
              <w:t> sql = </w:t>
            </w:r>
            <w:r w:rsidRPr="00B3126C">
              <w:rPr>
                <w:rFonts w:ascii="Menlo" w:eastAsia="Times New Roman" w:hAnsi="Menlo" w:cs="Menlo"/>
                <w:color w:val="A31515"/>
                <w:sz w:val="18"/>
                <w:szCs w:val="18"/>
                <w:lang w:val="en-US"/>
              </w:rPr>
              <w:t>"select value from rchart_pol where pollutant='NO'"</w:t>
            </w:r>
            <w:r w:rsidRPr="00B3126C">
              <w:rPr>
                <w:rFonts w:ascii="Menlo" w:eastAsia="Times New Roman" w:hAnsi="Menlo" w:cs="Menlo"/>
                <w:color w:val="000000"/>
                <w:sz w:val="18"/>
                <w:szCs w:val="18"/>
                <w:lang w:val="en-US"/>
              </w:rPr>
              <w:t>;</w:t>
            </w:r>
          </w:p>
          <w:p w14:paraId="38917951" w14:textId="77777777" w:rsidR="00682535" w:rsidRPr="00B3126C" w:rsidRDefault="00682535" w:rsidP="00682535">
            <w:pPr>
              <w:shd w:val="clear" w:color="auto" w:fill="FFFFFF"/>
              <w:spacing w:line="270" w:lineRule="atLeast"/>
              <w:rPr>
                <w:rFonts w:ascii="Menlo" w:eastAsia="Times New Roman" w:hAnsi="Menlo" w:cs="Menlo"/>
                <w:color w:val="000000"/>
                <w:sz w:val="18"/>
                <w:szCs w:val="18"/>
                <w:lang w:val="en-US"/>
              </w:rPr>
            </w:pPr>
            <w:r w:rsidRPr="00B3126C">
              <w:rPr>
                <w:rFonts w:ascii="Menlo" w:eastAsia="Times New Roman" w:hAnsi="Menlo" w:cs="Menlo"/>
                <w:color w:val="000000"/>
                <w:sz w:val="18"/>
                <w:szCs w:val="18"/>
                <w:lang w:val="en-US"/>
              </w:rPr>
              <w:t>            </w:t>
            </w:r>
            <w:r w:rsidRPr="00B3126C">
              <w:rPr>
                <w:rFonts w:ascii="Menlo" w:eastAsia="Times New Roman" w:hAnsi="Menlo" w:cs="Menlo"/>
                <w:color w:val="0000FF"/>
                <w:sz w:val="18"/>
                <w:szCs w:val="18"/>
                <w:lang w:val="en-US"/>
              </w:rPr>
              <w:t>PreparedStatement</w:t>
            </w:r>
            <w:r w:rsidRPr="00B3126C">
              <w:rPr>
                <w:rFonts w:ascii="Menlo" w:eastAsia="Times New Roman" w:hAnsi="Menlo" w:cs="Menlo"/>
                <w:color w:val="000000"/>
                <w:sz w:val="18"/>
                <w:szCs w:val="18"/>
                <w:lang w:val="en-US"/>
              </w:rPr>
              <w:t> statement = </w:t>
            </w:r>
            <w:r w:rsidRPr="00B3126C">
              <w:rPr>
                <w:rFonts w:ascii="Menlo" w:eastAsia="Times New Roman" w:hAnsi="Menlo" w:cs="Menlo"/>
                <w:color w:val="0000FF"/>
                <w:sz w:val="18"/>
                <w:szCs w:val="18"/>
                <w:lang w:val="en-US"/>
              </w:rPr>
              <w:t>OracleConnection</w:t>
            </w:r>
            <w:r w:rsidRPr="00B3126C">
              <w:rPr>
                <w:rFonts w:ascii="Menlo" w:eastAsia="Times New Roman" w:hAnsi="Menlo" w:cs="Menlo"/>
                <w:color w:val="000000"/>
                <w:sz w:val="18"/>
                <w:szCs w:val="18"/>
                <w:lang w:val="en-US"/>
              </w:rPr>
              <w:t>.getConnection().prepareStatement(sql);</w:t>
            </w:r>
          </w:p>
          <w:p w14:paraId="3FE7DEB5" w14:textId="77777777" w:rsidR="00682535" w:rsidRPr="00B3126C" w:rsidRDefault="00682535" w:rsidP="00682535">
            <w:pPr>
              <w:shd w:val="clear" w:color="auto" w:fill="FFFFFF"/>
              <w:spacing w:line="270" w:lineRule="atLeast"/>
              <w:rPr>
                <w:rFonts w:ascii="Menlo" w:eastAsia="Times New Roman" w:hAnsi="Menlo" w:cs="Menlo"/>
                <w:color w:val="000000"/>
                <w:sz w:val="18"/>
                <w:szCs w:val="18"/>
                <w:lang w:val="en-US"/>
              </w:rPr>
            </w:pPr>
            <w:r w:rsidRPr="00B3126C">
              <w:rPr>
                <w:rFonts w:ascii="Menlo" w:eastAsia="Times New Roman" w:hAnsi="Menlo" w:cs="Menlo"/>
                <w:color w:val="000000"/>
                <w:sz w:val="18"/>
                <w:szCs w:val="18"/>
                <w:lang w:val="en-US"/>
              </w:rPr>
              <w:t>            </w:t>
            </w:r>
            <w:r w:rsidRPr="00B3126C">
              <w:rPr>
                <w:rFonts w:ascii="Menlo" w:eastAsia="Times New Roman" w:hAnsi="Menlo" w:cs="Menlo"/>
                <w:color w:val="0000FF"/>
                <w:sz w:val="18"/>
                <w:szCs w:val="18"/>
                <w:lang w:val="en-US"/>
              </w:rPr>
              <w:t>ResultSet</w:t>
            </w:r>
            <w:r w:rsidRPr="00B3126C">
              <w:rPr>
                <w:rFonts w:ascii="Menlo" w:eastAsia="Times New Roman" w:hAnsi="Menlo" w:cs="Menlo"/>
                <w:color w:val="000000"/>
                <w:sz w:val="18"/>
                <w:szCs w:val="18"/>
                <w:lang w:val="en-US"/>
              </w:rPr>
              <w:t> result = statement.executeQuery(sql);</w:t>
            </w:r>
          </w:p>
          <w:p w14:paraId="3D57AE21" w14:textId="77777777" w:rsidR="00682535" w:rsidRPr="00B3126C" w:rsidRDefault="00682535" w:rsidP="00682535">
            <w:pPr>
              <w:shd w:val="clear" w:color="auto" w:fill="FFFFFF"/>
              <w:spacing w:line="270" w:lineRule="atLeast"/>
              <w:rPr>
                <w:rFonts w:ascii="Menlo" w:eastAsia="Times New Roman" w:hAnsi="Menlo" w:cs="Menlo"/>
                <w:color w:val="000000"/>
                <w:sz w:val="18"/>
                <w:szCs w:val="18"/>
                <w:lang w:val="en-US"/>
              </w:rPr>
            </w:pPr>
          </w:p>
          <w:p w14:paraId="67C002CD" w14:textId="77777777" w:rsidR="00682535" w:rsidRPr="00B3126C" w:rsidRDefault="00682535" w:rsidP="00682535">
            <w:pPr>
              <w:shd w:val="clear" w:color="auto" w:fill="FFFFFF"/>
              <w:spacing w:line="270" w:lineRule="atLeast"/>
              <w:rPr>
                <w:rFonts w:ascii="Menlo" w:eastAsia="Times New Roman" w:hAnsi="Menlo" w:cs="Menlo"/>
                <w:color w:val="000000"/>
                <w:sz w:val="18"/>
                <w:szCs w:val="18"/>
                <w:lang w:val="en-US"/>
              </w:rPr>
            </w:pPr>
            <w:r w:rsidRPr="00B3126C">
              <w:rPr>
                <w:rFonts w:ascii="Menlo" w:eastAsia="Times New Roman" w:hAnsi="Menlo" w:cs="Menlo"/>
                <w:color w:val="000000"/>
                <w:sz w:val="18"/>
                <w:szCs w:val="18"/>
                <w:lang w:val="en-US"/>
              </w:rPr>
              <w:t>            </w:t>
            </w:r>
            <w:r w:rsidRPr="00B3126C">
              <w:rPr>
                <w:rFonts w:ascii="Menlo" w:eastAsia="Times New Roman" w:hAnsi="Menlo" w:cs="Menlo"/>
                <w:color w:val="0000FF"/>
                <w:sz w:val="18"/>
                <w:szCs w:val="18"/>
                <w:lang w:val="en-US"/>
              </w:rPr>
              <w:t>while</w:t>
            </w:r>
            <w:r w:rsidRPr="00B3126C">
              <w:rPr>
                <w:rFonts w:ascii="Menlo" w:eastAsia="Times New Roman" w:hAnsi="Menlo" w:cs="Menlo"/>
                <w:color w:val="000000"/>
                <w:sz w:val="18"/>
                <w:szCs w:val="18"/>
                <w:lang w:val="en-US"/>
              </w:rPr>
              <w:t> (result.next()) {</w:t>
            </w:r>
          </w:p>
          <w:p w14:paraId="4C385201" w14:textId="77777777" w:rsidR="00682535" w:rsidRPr="00B3126C" w:rsidRDefault="00682535" w:rsidP="00682535">
            <w:pPr>
              <w:shd w:val="clear" w:color="auto" w:fill="FFFFFF"/>
              <w:spacing w:line="270" w:lineRule="atLeast"/>
              <w:rPr>
                <w:rFonts w:ascii="Menlo" w:eastAsia="Times New Roman" w:hAnsi="Menlo" w:cs="Menlo"/>
                <w:color w:val="000000"/>
                <w:sz w:val="18"/>
                <w:szCs w:val="18"/>
                <w:lang w:val="en-US"/>
              </w:rPr>
            </w:pPr>
            <w:r w:rsidRPr="00B3126C">
              <w:rPr>
                <w:rFonts w:ascii="Menlo" w:eastAsia="Times New Roman" w:hAnsi="Menlo" w:cs="Menlo"/>
                <w:color w:val="000000"/>
                <w:sz w:val="18"/>
                <w:szCs w:val="18"/>
                <w:lang w:val="en-US"/>
              </w:rPr>
              <w:t>                </w:t>
            </w:r>
            <w:r w:rsidRPr="00B3126C">
              <w:rPr>
                <w:rFonts w:ascii="Menlo" w:eastAsia="Times New Roman" w:hAnsi="Menlo" w:cs="Menlo"/>
                <w:color w:val="0000FF"/>
                <w:sz w:val="18"/>
                <w:szCs w:val="18"/>
                <w:lang w:val="en-US"/>
              </w:rPr>
              <w:t>RchartList</w:t>
            </w:r>
            <w:r w:rsidRPr="00B3126C">
              <w:rPr>
                <w:rFonts w:ascii="Menlo" w:eastAsia="Times New Roman" w:hAnsi="Menlo" w:cs="Menlo"/>
                <w:color w:val="000000"/>
                <w:sz w:val="18"/>
                <w:szCs w:val="18"/>
                <w:lang w:val="en-US"/>
              </w:rPr>
              <w:t>.add(result.getDouble(</w:t>
            </w:r>
            <w:r w:rsidRPr="00B3126C">
              <w:rPr>
                <w:rFonts w:ascii="Menlo" w:eastAsia="Times New Roman" w:hAnsi="Menlo" w:cs="Menlo"/>
                <w:color w:val="09885A"/>
                <w:sz w:val="18"/>
                <w:szCs w:val="18"/>
                <w:lang w:val="en-US"/>
              </w:rPr>
              <w:t>1</w:t>
            </w:r>
            <w:r w:rsidRPr="00B3126C">
              <w:rPr>
                <w:rFonts w:ascii="Menlo" w:eastAsia="Times New Roman" w:hAnsi="Menlo" w:cs="Menlo"/>
                <w:color w:val="000000"/>
                <w:sz w:val="18"/>
                <w:szCs w:val="18"/>
                <w:lang w:val="en-US"/>
              </w:rPr>
              <w:t>));</w:t>
            </w:r>
          </w:p>
          <w:p w14:paraId="27AEE0E8" w14:textId="77777777" w:rsidR="00682535" w:rsidRPr="00682535" w:rsidRDefault="00682535" w:rsidP="00682535">
            <w:pPr>
              <w:shd w:val="clear" w:color="auto" w:fill="FFFFFF"/>
              <w:spacing w:line="270" w:lineRule="atLeast"/>
              <w:rPr>
                <w:rFonts w:ascii="Menlo" w:eastAsia="Times New Roman" w:hAnsi="Menlo" w:cs="Menlo"/>
                <w:color w:val="000000"/>
                <w:sz w:val="18"/>
                <w:szCs w:val="18"/>
                <w:lang w:val="en-US"/>
              </w:rPr>
            </w:pPr>
            <w:r w:rsidRPr="00B3126C">
              <w:rPr>
                <w:rFonts w:ascii="Menlo" w:eastAsia="Times New Roman" w:hAnsi="Menlo" w:cs="Menlo"/>
                <w:color w:val="000000"/>
                <w:sz w:val="18"/>
                <w:szCs w:val="18"/>
                <w:lang w:val="en-US"/>
              </w:rPr>
              <w:t>            </w:t>
            </w:r>
            <w:r w:rsidRPr="00682535">
              <w:rPr>
                <w:rFonts w:ascii="Menlo" w:eastAsia="Times New Roman" w:hAnsi="Menlo" w:cs="Menlo"/>
                <w:color w:val="000000"/>
                <w:sz w:val="18"/>
                <w:szCs w:val="18"/>
                <w:lang w:val="en-US"/>
              </w:rPr>
              <w:t>}</w:t>
            </w:r>
          </w:p>
          <w:p w14:paraId="7AF6F760" w14:textId="77777777" w:rsidR="00682535" w:rsidRPr="00682535" w:rsidRDefault="00682535" w:rsidP="00682535">
            <w:pPr>
              <w:shd w:val="clear" w:color="auto" w:fill="FFFFFF"/>
              <w:spacing w:line="270" w:lineRule="atLeast"/>
              <w:rPr>
                <w:rFonts w:ascii="Menlo" w:eastAsia="Times New Roman" w:hAnsi="Menlo" w:cs="Menlo"/>
                <w:color w:val="000000"/>
                <w:sz w:val="18"/>
                <w:szCs w:val="18"/>
                <w:lang w:val="en-US"/>
              </w:rPr>
            </w:pPr>
            <w:r w:rsidRPr="00682535">
              <w:rPr>
                <w:rFonts w:ascii="Menlo" w:eastAsia="Times New Roman" w:hAnsi="Menlo" w:cs="Menlo"/>
                <w:color w:val="000000"/>
                <w:sz w:val="18"/>
                <w:szCs w:val="18"/>
                <w:lang w:val="en-US"/>
              </w:rPr>
              <w:t>            result.close();</w:t>
            </w:r>
          </w:p>
          <w:p w14:paraId="6F7D0892" w14:textId="77777777" w:rsidR="00682535" w:rsidRPr="00682535" w:rsidRDefault="00682535" w:rsidP="00682535">
            <w:pPr>
              <w:shd w:val="clear" w:color="auto" w:fill="FFFFFF"/>
              <w:spacing w:line="270" w:lineRule="atLeast"/>
              <w:rPr>
                <w:rFonts w:ascii="Menlo" w:eastAsia="Times New Roman" w:hAnsi="Menlo" w:cs="Menlo"/>
                <w:color w:val="000000"/>
                <w:sz w:val="18"/>
                <w:szCs w:val="18"/>
                <w:lang w:val="en-US"/>
              </w:rPr>
            </w:pPr>
            <w:r w:rsidRPr="00682535">
              <w:rPr>
                <w:rFonts w:ascii="Menlo" w:eastAsia="Times New Roman" w:hAnsi="Menlo" w:cs="Menlo"/>
                <w:color w:val="000000"/>
                <w:sz w:val="18"/>
                <w:szCs w:val="18"/>
                <w:lang w:val="en-US"/>
              </w:rPr>
              <w:t>        } </w:t>
            </w:r>
            <w:r w:rsidRPr="00682535">
              <w:rPr>
                <w:rFonts w:ascii="Menlo" w:eastAsia="Times New Roman" w:hAnsi="Menlo" w:cs="Menlo"/>
                <w:color w:val="0000FF"/>
                <w:sz w:val="18"/>
                <w:szCs w:val="18"/>
                <w:lang w:val="en-US"/>
              </w:rPr>
              <w:t>catch</w:t>
            </w:r>
            <w:r w:rsidRPr="00682535">
              <w:rPr>
                <w:rFonts w:ascii="Menlo" w:eastAsia="Times New Roman" w:hAnsi="Menlo" w:cs="Menlo"/>
                <w:color w:val="000000"/>
                <w:sz w:val="18"/>
                <w:szCs w:val="18"/>
                <w:lang w:val="en-US"/>
              </w:rPr>
              <w:t> (</w:t>
            </w:r>
            <w:r w:rsidRPr="00682535">
              <w:rPr>
                <w:rFonts w:ascii="Menlo" w:eastAsia="Times New Roman" w:hAnsi="Menlo" w:cs="Menlo"/>
                <w:color w:val="0000FF"/>
                <w:sz w:val="18"/>
                <w:szCs w:val="18"/>
                <w:lang w:val="en-US"/>
              </w:rPr>
              <w:t>SQLException</w:t>
            </w:r>
            <w:r w:rsidRPr="00682535">
              <w:rPr>
                <w:rFonts w:ascii="Menlo" w:eastAsia="Times New Roman" w:hAnsi="Menlo" w:cs="Menlo"/>
                <w:color w:val="000000"/>
                <w:sz w:val="18"/>
                <w:szCs w:val="18"/>
                <w:lang w:val="en-US"/>
              </w:rPr>
              <w:t> e) {</w:t>
            </w:r>
          </w:p>
          <w:p w14:paraId="2ABEBC0E" w14:textId="77777777" w:rsidR="00682535" w:rsidRPr="0073794C" w:rsidRDefault="00682535" w:rsidP="00682535">
            <w:pPr>
              <w:shd w:val="clear" w:color="auto" w:fill="FFFFFF"/>
              <w:spacing w:line="270" w:lineRule="atLeast"/>
              <w:rPr>
                <w:rFonts w:ascii="Menlo" w:eastAsia="Times New Roman" w:hAnsi="Menlo" w:cs="Menlo"/>
                <w:color w:val="000000"/>
                <w:sz w:val="18"/>
                <w:szCs w:val="18"/>
              </w:rPr>
            </w:pPr>
            <w:r w:rsidRPr="00682535">
              <w:rPr>
                <w:rFonts w:ascii="Menlo" w:eastAsia="Times New Roman" w:hAnsi="Menlo" w:cs="Menlo"/>
                <w:color w:val="000000"/>
                <w:sz w:val="18"/>
                <w:szCs w:val="18"/>
                <w:lang w:val="en-US"/>
              </w:rPr>
              <w:t>            </w:t>
            </w:r>
            <w:r w:rsidRPr="0073794C">
              <w:rPr>
                <w:rFonts w:ascii="Menlo" w:eastAsia="Times New Roman" w:hAnsi="Menlo" w:cs="Menlo"/>
                <w:color w:val="000000"/>
                <w:sz w:val="18"/>
                <w:szCs w:val="18"/>
              </w:rPr>
              <w:t>e.printStackTrace();</w:t>
            </w:r>
          </w:p>
          <w:p w14:paraId="72413807" w14:textId="77777777" w:rsidR="00682535" w:rsidRPr="0073794C" w:rsidRDefault="00682535" w:rsidP="00682535">
            <w:pPr>
              <w:shd w:val="clear" w:color="auto" w:fill="FFFFFF"/>
              <w:spacing w:line="270" w:lineRule="atLeast"/>
              <w:rPr>
                <w:rFonts w:ascii="Menlo" w:eastAsia="Times New Roman" w:hAnsi="Menlo" w:cs="Menlo"/>
                <w:color w:val="000000"/>
                <w:sz w:val="18"/>
                <w:szCs w:val="18"/>
              </w:rPr>
            </w:pPr>
            <w:r w:rsidRPr="0073794C">
              <w:rPr>
                <w:rFonts w:ascii="Menlo" w:eastAsia="Times New Roman" w:hAnsi="Menlo" w:cs="Menlo"/>
                <w:color w:val="000000"/>
                <w:sz w:val="18"/>
                <w:szCs w:val="18"/>
              </w:rPr>
              <w:t>        }</w:t>
            </w:r>
          </w:p>
          <w:p w14:paraId="4B0F67AB" w14:textId="77777777" w:rsidR="00682535" w:rsidRPr="0073794C" w:rsidRDefault="00682535" w:rsidP="00682535">
            <w:pPr>
              <w:shd w:val="clear" w:color="auto" w:fill="FFFFFF"/>
              <w:spacing w:line="270" w:lineRule="atLeast"/>
              <w:rPr>
                <w:rFonts w:ascii="Menlo" w:eastAsia="Times New Roman" w:hAnsi="Menlo" w:cs="Menlo"/>
                <w:color w:val="000000"/>
                <w:sz w:val="18"/>
                <w:szCs w:val="18"/>
              </w:rPr>
            </w:pPr>
            <w:r w:rsidRPr="0073794C">
              <w:rPr>
                <w:rFonts w:ascii="Menlo" w:eastAsia="Times New Roman" w:hAnsi="Menlo" w:cs="Menlo"/>
                <w:color w:val="000000"/>
                <w:sz w:val="18"/>
                <w:szCs w:val="18"/>
              </w:rPr>
              <w:t>        </w:t>
            </w:r>
            <w:r w:rsidRPr="0073794C">
              <w:rPr>
                <w:rFonts w:ascii="Menlo" w:eastAsia="Times New Roman" w:hAnsi="Menlo" w:cs="Menlo"/>
                <w:color w:val="0000FF"/>
                <w:sz w:val="18"/>
                <w:szCs w:val="18"/>
              </w:rPr>
              <w:t>return</w:t>
            </w:r>
            <w:r w:rsidRPr="0073794C">
              <w:rPr>
                <w:rFonts w:ascii="Menlo" w:eastAsia="Times New Roman" w:hAnsi="Menlo" w:cs="Menlo"/>
                <w:color w:val="000000"/>
                <w:sz w:val="18"/>
                <w:szCs w:val="18"/>
              </w:rPr>
              <w:t> </w:t>
            </w:r>
            <w:r w:rsidRPr="0073794C">
              <w:rPr>
                <w:rFonts w:ascii="Menlo" w:eastAsia="Times New Roman" w:hAnsi="Menlo" w:cs="Menlo"/>
                <w:color w:val="0000FF"/>
                <w:sz w:val="18"/>
                <w:szCs w:val="18"/>
              </w:rPr>
              <w:t>RchartList</w:t>
            </w:r>
            <w:r w:rsidRPr="0073794C">
              <w:rPr>
                <w:rFonts w:ascii="Menlo" w:eastAsia="Times New Roman" w:hAnsi="Menlo" w:cs="Menlo"/>
                <w:color w:val="000000"/>
                <w:sz w:val="18"/>
                <w:szCs w:val="18"/>
              </w:rPr>
              <w:t>;</w:t>
            </w:r>
          </w:p>
          <w:p w14:paraId="67F73F18" w14:textId="48B11CF6" w:rsidR="00682535" w:rsidRPr="00682535" w:rsidRDefault="00682535" w:rsidP="00682535">
            <w:pPr>
              <w:shd w:val="clear" w:color="auto" w:fill="FFFFFF"/>
              <w:spacing w:line="270" w:lineRule="atLeast"/>
              <w:rPr>
                <w:rFonts w:ascii="Menlo" w:eastAsia="Times New Roman" w:hAnsi="Menlo" w:cs="Menlo"/>
                <w:color w:val="000000"/>
                <w:sz w:val="18"/>
                <w:szCs w:val="18"/>
              </w:rPr>
            </w:pPr>
            <w:r w:rsidRPr="0073794C">
              <w:rPr>
                <w:rFonts w:ascii="Menlo" w:eastAsia="Times New Roman" w:hAnsi="Menlo" w:cs="Menlo"/>
                <w:color w:val="000000"/>
                <w:sz w:val="18"/>
                <w:szCs w:val="18"/>
              </w:rPr>
              <w:t>    }</w:t>
            </w:r>
          </w:p>
        </w:tc>
      </w:tr>
    </w:tbl>
    <w:p w14:paraId="4392A5DD" w14:textId="637606E5" w:rsidR="00200175" w:rsidRDefault="00200175" w:rsidP="00200175">
      <w:pPr>
        <w:rPr>
          <w:lang w:val="en-US"/>
        </w:rPr>
      </w:pPr>
      <w:r w:rsidRPr="00200175">
        <w:rPr>
          <w:lang w:val="en-US"/>
        </w:rPr>
        <w:t>Sample of code to fill the chart :</w:t>
      </w:r>
    </w:p>
    <w:tbl>
      <w:tblPr>
        <w:tblStyle w:val="TableGrid"/>
        <w:tblW w:w="0" w:type="auto"/>
        <w:tblLook w:val="04A0" w:firstRow="1" w:lastRow="0" w:firstColumn="1" w:lastColumn="0" w:noHBand="0" w:noVBand="1"/>
      </w:tblPr>
      <w:tblGrid>
        <w:gridCol w:w="9345"/>
      </w:tblGrid>
      <w:tr w:rsidR="00200175" w14:paraId="58926C6D" w14:textId="77777777" w:rsidTr="00200175">
        <w:tc>
          <w:tcPr>
            <w:tcW w:w="934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06CBD62F" w14:textId="77777777" w:rsidR="00200175" w:rsidRPr="00B3126C" w:rsidRDefault="00200175" w:rsidP="00200175">
            <w:pPr>
              <w:shd w:val="clear" w:color="auto" w:fill="FFFFFF"/>
              <w:spacing w:line="270" w:lineRule="atLeast"/>
              <w:rPr>
                <w:rFonts w:ascii="Menlo" w:eastAsia="Times New Roman" w:hAnsi="Menlo" w:cs="Menlo"/>
                <w:color w:val="000000"/>
                <w:sz w:val="18"/>
                <w:szCs w:val="18"/>
                <w:lang w:val="en-US"/>
              </w:rPr>
            </w:pPr>
            <w:r w:rsidRPr="00200175">
              <w:rPr>
                <w:rFonts w:ascii="Menlo" w:eastAsia="Times New Roman" w:hAnsi="Menlo" w:cs="Menlo"/>
                <w:color w:val="000000"/>
                <w:sz w:val="18"/>
                <w:szCs w:val="18"/>
                <w:lang w:val="en-US"/>
              </w:rPr>
              <w:t>    </w:t>
            </w:r>
            <w:r w:rsidRPr="00B3126C">
              <w:rPr>
                <w:rFonts w:ascii="Menlo" w:eastAsia="Times New Roman" w:hAnsi="Menlo" w:cs="Menlo"/>
                <w:color w:val="0000FF"/>
                <w:sz w:val="18"/>
                <w:szCs w:val="18"/>
                <w:lang w:val="en-US"/>
              </w:rPr>
              <w:t>private</w:t>
            </w:r>
            <w:r w:rsidRPr="00B3126C">
              <w:rPr>
                <w:rFonts w:ascii="Menlo" w:eastAsia="Times New Roman" w:hAnsi="Menlo" w:cs="Menlo"/>
                <w:color w:val="000000"/>
                <w:sz w:val="18"/>
                <w:szCs w:val="18"/>
                <w:lang w:val="en-US"/>
              </w:rPr>
              <w:t> </w:t>
            </w:r>
            <w:r w:rsidRPr="00B3126C">
              <w:rPr>
                <w:rFonts w:ascii="Menlo" w:eastAsia="Times New Roman" w:hAnsi="Menlo" w:cs="Menlo"/>
                <w:color w:val="0000FF"/>
                <w:sz w:val="18"/>
                <w:szCs w:val="18"/>
                <w:lang w:val="en-US"/>
              </w:rPr>
              <w:t>LineChartModel</w:t>
            </w:r>
            <w:r w:rsidRPr="00B3126C">
              <w:rPr>
                <w:rFonts w:ascii="Menlo" w:eastAsia="Times New Roman" w:hAnsi="Menlo" w:cs="Menlo"/>
                <w:color w:val="000000"/>
                <w:sz w:val="18"/>
                <w:szCs w:val="18"/>
                <w:lang w:val="en-US"/>
              </w:rPr>
              <w:t> initLinearModel2() {</w:t>
            </w:r>
          </w:p>
          <w:p w14:paraId="54E48384" w14:textId="77777777" w:rsidR="00200175" w:rsidRPr="00B3126C" w:rsidRDefault="00200175" w:rsidP="00200175">
            <w:pPr>
              <w:shd w:val="clear" w:color="auto" w:fill="FFFFFF"/>
              <w:spacing w:line="270" w:lineRule="atLeast"/>
              <w:rPr>
                <w:rFonts w:ascii="Menlo" w:eastAsia="Times New Roman" w:hAnsi="Menlo" w:cs="Menlo"/>
                <w:color w:val="000000"/>
                <w:sz w:val="18"/>
                <w:szCs w:val="18"/>
                <w:lang w:val="en-US"/>
              </w:rPr>
            </w:pPr>
            <w:r w:rsidRPr="00B3126C">
              <w:rPr>
                <w:rFonts w:ascii="Menlo" w:eastAsia="Times New Roman" w:hAnsi="Menlo" w:cs="Menlo"/>
                <w:color w:val="000000"/>
                <w:sz w:val="18"/>
                <w:szCs w:val="18"/>
                <w:lang w:val="en-US"/>
              </w:rPr>
              <w:t>        </w:t>
            </w:r>
            <w:r w:rsidRPr="00B3126C">
              <w:rPr>
                <w:rFonts w:ascii="Menlo" w:eastAsia="Times New Roman" w:hAnsi="Menlo" w:cs="Menlo"/>
                <w:color w:val="0000FF"/>
                <w:sz w:val="18"/>
                <w:szCs w:val="18"/>
                <w:lang w:val="en-US"/>
              </w:rPr>
              <w:t>LineChartModel</w:t>
            </w:r>
            <w:r w:rsidRPr="00B3126C">
              <w:rPr>
                <w:rFonts w:ascii="Menlo" w:eastAsia="Times New Roman" w:hAnsi="Menlo" w:cs="Menlo"/>
                <w:color w:val="000000"/>
                <w:sz w:val="18"/>
                <w:szCs w:val="18"/>
                <w:lang w:val="en-US"/>
              </w:rPr>
              <w:t> model = </w:t>
            </w:r>
            <w:r w:rsidRPr="00B3126C">
              <w:rPr>
                <w:rFonts w:ascii="Menlo" w:eastAsia="Times New Roman" w:hAnsi="Menlo" w:cs="Menlo"/>
                <w:color w:val="0000FF"/>
                <w:sz w:val="18"/>
                <w:szCs w:val="18"/>
                <w:lang w:val="en-US"/>
              </w:rPr>
              <w:t>new</w:t>
            </w:r>
            <w:r w:rsidRPr="00B3126C">
              <w:rPr>
                <w:rFonts w:ascii="Menlo" w:eastAsia="Times New Roman" w:hAnsi="Menlo" w:cs="Menlo"/>
                <w:color w:val="000000"/>
                <w:sz w:val="18"/>
                <w:szCs w:val="18"/>
                <w:lang w:val="en-US"/>
              </w:rPr>
              <w:t> </w:t>
            </w:r>
            <w:r w:rsidRPr="00B3126C">
              <w:rPr>
                <w:rFonts w:ascii="Menlo" w:eastAsia="Times New Roman" w:hAnsi="Menlo" w:cs="Menlo"/>
                <w:color w:val="0000FF"/>
                <w:sz w:val="18"/>
                <w:szCs w:val="18"/>
                <w:lang w:val="en-US"/>
              </w:rPr>
              <w:t>LineChartModel</w:t>
            </w:r>
            <w:r w:rsidRPr="00B3126C">
              <w:rPr>
                <w:rFonts w:ascii="Menlo" w:eastAsia="Times New Roman" w:hAnsi="Menlo" w:cs="Menlo"/>
                <w:color w:val="000000"/>
                <w:sz w:val="18"/>
                <w:szCs w:val="18"/>
                <w:lang w:val="en-US"/>
              </w:rPr>
              <w:t>();</w:t>
            </w:r>
          </w:p>
          <w:p w14:paraId="5D9652DE" w14:textId="77777777" w:rsidR="00200175" w:rsidRPr="00B3126C" w:rsidRDefault="00200175" w:rsidP="00200175">
            <w:pPr>
              <w:shd w:val="clear" w:color="auto" w:fill="FFFFFF"/>
              <w:spacing w:line="270" w:lineRule="atLeast"/>
              <w:rPr>
                <w:rFonts w:ascii="Menlo" w:eastAsia="Times New Roman" w:hAnsi="Menlo" w:cs="Menlo"/>
                <w:color w:val="000000"/>
                <w:sz w:val="18"/>
                <w:szCs w:val="18"/>
                <w:lang w:val="en-US"/>
              </w:rPr>
            </w:pPr>
          </w:p>
          <w:p w14:paraId="6AF5E869" w14:textId="77777777" w:rsidR="00200175" w:rsidRPr="00B3126C" w:rsidRDefault="00200175" w:rsidP="00200175">
            <w:pPr>
              <w:shd w:val="clear" w:color="auto" w:fill="FFFFFF"/>
              <w:spacing w:line="270" w:lineRule="atLeast"/>
              <w:rPr>
                <w:rFonts w:ascii="Menlo" w:eastAsia="Times New Roman" w:hAnsi="Menlo" w:cs="Menlo"/>
                <w:color w:val="000000"/>
                <w:sz w:val="18"/>
                <w:szCs w:val="18"/>
                <w:lang w:val="en-US"/>
              </w:rPr>
            </w:pPr>
            <w:r w:rsidRPr="00B3126C">
              <w:rPr>
                <w:rFonts w:ascii="Menlo" w:eastAsia="Times New Roman" w:hAnsi="Menlo" w:cs="Menlo"/>
                <w:color w:val="000000"/>
                <w:sz w:val="18"/>
                <w:szCs w:val="18"/>
                <w:lang w:val="en-US"/>
              </w:rPr>
              <w:t>        </w:t>
            </w:r>
            <w:r w:rsidRPr="00B3126C">
              <w:rPr>
                <w:rFonts w:ascii="Menlo" w:eastAsia="Times New Roman" w:hAnsi="Menlo" w:cs="Menlo"/>
                <w:color w:val="0000FF"/>
                <w:sz w:val="18"/>
                <w:szCs w:val="18"/>
                <w:lang w:val="en-US"/>
              </w:rPr>
              <w:t>LineChartSeries</w:t>
            </w:r>
            <w:r w:rsidRPr="00B3126C">
              <w:rPr>
                <w:rFonts w:ascii="Menlo" w:eastAsia="Times New Roman" w:hAnsi="Menlo" w:cs="Menlo"/>
                <w:color w:val="000000"/>
                <w:sz w:val="18"/>
                <w:szCs w:val="18"/>
                <w:lang w:val="en-US"/>
              </w:rPr>
              <w:t> series1 = </w:t>
            </w:r>
            <w:r w:rsidRPr="00B3126C">
              <w:rPr>
                <w:rFonts w:ascii="Menlo" w:eastAsia="Times New Roman" w:hAnsi="Menlo" w:cs="Menlo"/>
                <w:color w:val="0000FF"/>
                <w:sz w:val="18"/>
                <w:szCs w:val="18"/>
                <w:lang w:val="en-US"/>
              </w:rPr>
              <w:t>new</w:t>
            </w:r>
            <w:r w:rsidRPr="00B3126C">
              <w:rPr>
                <w:rFonts w:ascii="Menlo" w:eastAsia="Times New Roman" w:hAnsi="Menlo" w:cs="Menlo"/>
                <w:color w:val="000000"/>
                <w:sz w:val="18"/>
                <w:szCs w:val="18"/>
                <w:lang w:val="en-US"/>
              </w:rPr>
              <w:t> </w:t>
            </w:r>
            <w:r w:rsidRPr="00B3126C">
              <w:rPr>
                <w:rFonts w:ascii="Menlo" w:eastAsia="Times New Roman" w:hAnsi="Menlo" w:cs="Menlo"/>
                <w:color w:val="0000FF"/>
                <w:sz w:val="18"/>
                <w:szCs w:val="18"/>
                <w:lang w:val="en-US"/>
              </w:rPr>
              <w:t>LineChartSeries</w:t>
            </w:r>
            <w:r w:rsidRPr="00B3126C">
              <w:rPr>
                <w:rFonts w:ascii="Menlo" w:eastAsia="Times New Roman" w:hAnsi="Menlo" w:cs="Menlo"/>
                <w:color w:val="000000"/>
                <w:sz w:val="18"/>
                <w:szCs w:val="18"/>
                <w:lang w:val="en-US"/>
              </w:rPr>
              <w:t>();</w:t>
            </w:r>
          </w:p>
          <w:p w14:paraId="76E1F535" w14:textId="77777777" w:rsidR="00200175" w:rsidRPr="00B3126C" w:rsidRDefault="00200175" w:rsidP="00200175">
            <w:pPr>
              <w:shd w:val="clear" w:color="auto" w:fill="FFFFFF"/>
              <w:spacing w:line="270" w:lineRule="atLeast"/>
              <w:rPr>
                <w:rFonts w:ascii="Menlo" w:eastAsia="Times New Roman" w:hAnsi="Menlo" w:cs="Menlo"/>
                <w:color w:val="000000"/>
                <w:sz w:val="18"/>
                <w:szCs w:val="18"/>
                <w:lang w:val="en-US"/>
              </w:rPr>
            </w:pPr>
            <w:r w:rsidRPr="00B3126C">
              <w:rPr>
                <w:rFonts w:ascii="Menlo" w:eastAsia="Times New Roman" w:hAnsi="Menlo" w:cs="Menlo"/>
                <w:color w:val="000000"/>
                <w:sz w:val="18"/>
                <w:szCs w:val="18"/>
                <w:lang w:val="en-US"/>
              </w:rPr>
              <w:t>        series1.setLabel(</w:t>
            </w:r>
            <w:r w:rsidRPr="00B3126C">
              <w:rPr>
                <w:rFonts w:ascii="Menlo" w:eastAsia="Times New Roman" w:hAnsi="Menlo" w:cs="Menlo"/>
                <w:color w:val="A31515"/>
                <w:sz w:val="18"/>
                <w:szCs w:val="18"/>
                <w:lang w:val="en-US"/>
              </w:rPr>
              <w:t>"Number of Patients"</w:t>
            </w:r>
            <w:r w:rsidRPr="00B3126C">
              <w:rPr>
                <w:rFonts w:ascii="Menlo" w:eastAsia="Times New Roman" w:hAnsi="Menlo" w:cs="Menlo"/>
                <w:color w:val="000000"/>
                <w:sz w:val="18"/>
                <w:szCs w:val="18"/>
                <w:lang w:val="en-US"/>
              </w:rPr>
              <w:t>);</w:t>
            </w:r>
          </w:p>
          <w:p w14:paraId="5588F634" w14:textId="77777777" w:rsidR="00200175" w:rsidRPr="00B3126C" w:rsidRDefault="00200175" w:rsidP="00200175">
            <w:pPr>
              <w:shd w:val="clear" w:color="auto" w:fill="FFFFFF"/>
              <w:spacing w:line="270" w:lineRule="atLeast"/>
              <w:rPr>
                <w:rFonts w:ascii="Menlo" w:eastAsia="Times New Roman" w:hAnsi="Menlo" w:cs="Menlo"/>
                <w:color w:val="000000"/>
                <w:sz w:val="18"/>
                <w:szCs w:val="18"/>
                <w:lang w:val="en-US"/>
              </w:rPr>
            </w:pPr>
          </w:p>
          <w:p w14:paraId="0259FDCA" w14:textId="77777777" w:rsidR="00200175" w:rsidRPr="00B3126C" w:rsidRDefault="00200175" w:rsidP="00200175">
            <w:pPr>
              <w:shd w:val="clear" w:color="auto" w:fill="FFFFFF"/>
              <w:spacing w:line="270" w:lineRule="atLeast"/>
              <w:rPr>
                <w:rFonts w:ascii="Menlo" w:eastAsia="Times New Roman" w:hAnsi="Menlo" w:cs="Menlo"/>
                <w:color w:val="000000"/>
                <w:sz w:val="18"/>
                <w:szCs w:val="18"/>
                <w:lang w:val="en-US"/>
              </w:rPr>
            </w:pPr>
            <w:r w:rsidRPr="00B3126C">
              <w:rPr>
                <w:rFonts w:ascii="Menlo" w:eastAsia="Times New Roman" w:hAnsi="Menlo" w:cs="Menlo"/>
                <w:color w:val="000000"/>
                <w:sz w:val="18"/>
                <w:szCs w:val="18"/>
                <w:lang w:val="en-US"/>
              </w:rPr>
              <w:t>        allRPatientsList = </w:t>
            </w:r>
            <w:r w:rsidRPr="00B3126C">
              <w:rPr>
                <w:rFonts w:ascii="Menlo" w:eastAsia="Times New Roman" w:hAnsi="Menlo" w:cs="Menlo"/>
                <w:color w:val="0000FF"/>
                <w:sz w:val="18"/>
                <w:szCs w:val="18"/>
                <w:lang w:val="en-US"/>
              </w:rPr>
              <w:t>RequestManager</w:t>
            </w:r>
            <w:r w:rsidRPr="00B3126C">
              <w:rPr>
                <w:rFonts w:ascii="Menlo" w:eastAsia="Times New Roman" w:hAnsi="Menlo" w:cs="Menlo"/>
                <w:color w:val="000000"/>
                <w:sz w:val="18"/>
                <w:szCs w:val="18"/>
                <w:lang w:val="en-US"/>
              </w:rPr>
              <w:t>.getAllValuesRchartPatients();</w:t>
            </w:r>
          </w:p>
          <w:p w14:paraId="5169DA24" w14:textId="77777777" w:rsidR="00200175" w:rsidRPr="00B3126C" w:rsidRDefault="00200175" w:rsidP="00200175">
            <w:pPr>
              <w:shd w:val="clear" w:color="auto" w:fill="FFFFFF"/>
              <w:spacing w:line="270" w:lineRule="atLeast"/>
              <w:rPr>
                <w:rFonts w:ascii="Menlo" w:eastAsia="Times New Roman" w:hAnsi="Menlo" w:cs="Menlo"/>
                <w:color w:val="000000"/>
                <w:sz w:val="18"/>
                <w:szCs w:val="18"/>
                <w:lang w:val="en-US"/>
              </w:rPr>
            </w:pPr>
            <w:r w:rsidRPr="00B3126C">
              <w:rPr>
                <w:rFonts w:ascii="Menlo" w:eastAsia="Times New Roman" w:hAnsi="Menlo" w:cs="Menlo"/>
                <w:color w:val="000000"/>
                <w:sz w:val="18"/>
                <w:szCs w:val="18"/>
                <w:lang w:val="en-US"/>
              </w:rPr>
              <w:t>        </w:t>
            </w:r>
            <w:r w:rsidRPr="00B3126C">
              <w:rPr>
                <w:rFonts w:ascii="Menlo" w:eastAsia="Times New Roman" w:hAnsi="Menlo" w:cs="Menlo"/>
                <w:color w:val="0000FF"/>
                <w:sz w:val="18"/>
                <w:szCs w:val="18"/>
                <w:lang w:val="en-US"/>
              </w:rPr>
              <w:t>NO2ValuesList</w:t>
            </w:r>
            <w:r w:rsidRPr="00B3126C">
              <w:rPr>
                <w:rFonts w:ascii="Menlo" w:eastAsia="Times New Roman" w:hAnsi="Menlo" w:cs="Menlo"/>
                <w:color w:val="000000"/>
                <w:sz w:val="18"/>
                <w:szCs w:val="18"/>
                <w:lang w:val="en-US"/>
              </w:rPr>
              <w:t> = </w:t>
            </w:r>
            <w:r w:rsidRPr="00B3126C">
              <w:rPr>
                <w:rFonts w:ascii="Menlo" w:eastAsia="Times New Roman" w:hAnsi="Menlo" w:cs="Menlo"/>
                <w:color w:val="0000FF"/>
                <w:sz w:val="18"/>
                <w:szCs w:val="18"/>
                <w:lang w:val="en-US"/>
              </w:rPr>
              <w:t>RequestManager</w:t>
            </w:r>
            <w:r w:rsidRPr="00B3126C">
              <w:rPr>
                <w:rFonts w:ascii="Menlo" w:eastAsia="Times New Roman" w:hAnsi="Menlo" w:cs="Menlo"/>
                <w:color w:val="000000"/>
                <w:sz w:val="18"/>
                <w:szCs w:val="18"/>
                <w:lang w:val="en-US"/>
              </w:rPr>
              <w:t>.getNO2ValuesRchartPol();</w:t>
            </w:r>
          </w:p>
          <w:p w14:paraId="64E273EA" w14:textId="77777777" w:rsidR="00200175" w:rsidRPr="00B3126C" w:rsidRDefault="00200175" w:rsidP="00200175">
            <w:pPr>
              <w:shd w:val="clear" w:color="auto" w:fill="FFFFFF"/>
              <w:spacing w:line="270" w:lineRule="atLeast"/>
              <w:rPr>
                <w:rFonts w:ascii="Menlo" w:eastAsia="Times New Roman" w:hAnsi="Menlo" w:cs="Menlo"/>
                <w:color w:val="000000"/>
                <w:sz w:val="18"/>
                <w:szCs w:val="18"/>
                <w:lang w:val="en-US"/>
              </w:rPr>
            </w:pPr>
            <w:r w:rsidRPr="00B3126C">
              <w:rPr>
                <w:rFonts w:ascii="Menlo" w:eastAsia="Times New Roman" w:hAnsi="Menlo" w:cs="Menlo"/>
                <w:color w:val="000000"/>
                <w:sz w:val="18"/>
                <w:szCs w:val="18"/>
                <w:lang w:val="en-US"/>
              </w:rPr>
              <w:t>        </w:t>
            </w:r>
          </w:p>
          <w:p w14:paraId="5E85CADF" w14:textId="77777777" w:rsidR="00200175" w:rsidRPr="00B3126C" w:rsidRDefault="00200175" w:rsidP="00200175">
            <w:pPr>
              <w:shd w:val="clear" w:color="auto" w:fill="FFFFFF"/>
              <w:spacing w:line="270" w:lineRule="atLeast"/>
              <w:rPr>
                <w:rFonts w:ascii="Menlo" w:eastAsia="Times New Roman" w:hAnsi="Menlo" w:cs="Menlo"/>
                <w:color w:val="000000"/>
                <w:sz w:val="18"/>
                <w:szCs w:val="18"/>
                <w:lang w:val="en-US"/>
              </w:rPr>
            </w:pPr>
            <w:r w:rsidRPr="00B3126C">
              <w:rPr>
                <w:rFonts w:ascii="Menlo" w:eastAsia="Times New Roman" w:hAnsi="Menlo" w:cs="Menlo"/>
                <w:color w:val="000000"/>
                <w:sz w:val="18"/>
                <w:szCs w:val="18"/>
                <w:lang w:val="en-US"/>
              </w:rPr>
              <w:t>        </w:t>
            </w:r>
            <w:r w:rsidRPr="00B3126C">
              <w:rPr>
                <w:rFonts w:ascii="Menlo" w:eastAsia="Times New Roman" w:hAnsi="Menlo" w:cs="Menlo"/>
                <w:color w:val="0000FF"/>
                <w:sz w:val="18"/>
                <w:szCs w:val="18"/>
                <w:lang w:val="en-US"/>
              </w:rPr>
              <w:t>for</w:t>
            </w:r>
            <w:r w:rsidRPr="00B3126C">
              <w:rPr>
                <w:rFonts w:ascii="Menlo" w:eastAsia="Times New Roman" w:hAnsi="Menlo" w:cs="Menlo"/>
                <w:color w:val="000000"/>
                <w:sz w:val="18"/>
                <w:szCs w:val="18"/>
                <w:lang w:val="en-US"/>
              </w:rPr>
              <w:t> (</w:t>
            </w:r>
            <w:r w:rsidRPr="00B3126C">
              <w:rPr>
                <w:rFonts w:ascii="Menlo" w:eastAsia="Times New Roman" w:hAnsi="Menlo" w:cs="Menlo"/>
                <w:color w:val="0000FF"/>
                <w:sz w:val="18"/>
                <w:szCs w:val="18"/>
                <w:lang w:val="en-US"/>
              </w:rPr>
              <w:t>int</w:t>
            </w:r>
            <w:r w:rsidRPr="00B3126C">
              <w:rPr>
                <w:rFonts w:ascii="Menlo" w:eastAsia="Times New Roman" w:hAnsi="Menlo" w:cs="Menlo"/>
                <w:color w:val="000000"/>
                <w:sz w:val="18"/>
                <w:szCs w:val="18"/>
                <w:lang w:val="en-US"/>
              </w:rPr>
              <w:t> i = </w:t>
            </w:r>
            <w:r w:rsidRPr="00B3126C">
              <w:rPr>
                <w:rFonts w:ascii="Menlo" w:eastAsia="Times New Roman" w:hAnsi="Menlo" w:cs="Menlo"/>
                <w:color w:val="09885A"/>
                <w:sz w:val="18"/>
                <w:szCs w:val="18"/>
                <w:lang w:val="en-US"/>
              </w:rPr>
              <w:t>0</w:t>
            </w:r>
            <w:r w:rsidRPr="00B3126C">
              <w:rPr>
                <w:rFonts w:ascii="Menlo" w:eastAsia="Times New Roman" w:hAnsi="Menlo" w:cs="Menlo"/>
                <w:color w:val="000000"/>
                <w:sz w:val="18"/>
                <w:szCs w:val="18"/>
                <w:lang w:val="en-US"/>
              </w:rPr>
              <w:t>; i &lt; allRPatientsList.size(); i++) {</w:t>
            </w:r>
          </w:p>
          <w:p w14:paraId="4DC4B84F" w14:textId="77777777" w:rsidR="00200175" w:rsidRPr="00B3126C" w:rsidRDefault="00200175" w:rsidP="00200175">
            <w:pPr>
              <w:shd w:val="clear" w:color="auto" w:fill="FFFFFF"/>
              <w:spacing w:line="270" w:lineRule="atLeast"/>
              <w:rPr>
                <w:rFonts w:ascii="Menlo" w:eastAsia="Times New Roman" w:hAnsi="Menlo" w:cs="Menlo"/>
                <w:color w:val="000000"/>
                <w:sz w:val="18"/>
                <w:szCs w:val="18"/>
                <w:lang w:val="en-US"/>
              </w:rPr>
            </w:pPr>
            <w:r w:rsidRPr="00B3126C">
              <w:rPr>
                <w:rFonts w:ascii="Menlo" w:eastAsia="Times New Roman" w:hAnsi="Menlo" w:cs="Menlo"/>
                <w:color w:val="000000"/>
                <w:sz w:val="18"/>
                <w:szCs w:val="18"/>
                <w:lang w:val="en-US"/>
              </w:rPr>
              <w:t>            series1.set(i,allRPatientsList.get(i));</w:t>
            </w:r>
          </w:p>
          <w:p w14:paraId="0EDF8CBD" w14:textId="77777777" w:rsidR="00200175" w:rsidRPr="00200175" w:rsidRDefault="00200175" w:rsidP="00200175">
            <w:pPr>
              <w:shd w:val="clear" w:color="auto" w:fill="FFFFFF"/>
              <w:spacing w:line="270" w:lineRule="atLeast"/>
              <w:rPr>
                <w:rFonts w:ascii="Menlo" w:eastAsia="Times New Roman" w:hAnsi="Menlo" w:cs="Menlo"/>
                <w:color w:val="000000"/>
                <w:sz w:val="18"/>
                <w:szCs w:val="18"/>
                <w:lang w:val="en-US"/>
              </w:rPr>
            </w:pPr>
            <w:r w:rsidRPr="00B3126C">
              <w:rPr>
                <w:rFonts w:ascii="Menlo" w:eastAsia="Times New Roman" w:hAnsi="Menlo" w:cs="Menlo"/>
                <w:color w:val="000000"/>
                <w:sz w:val="18"/>
                <w:szCs w:val="18"/>
                <w:lang w:val="en-US"/>
              </w:rPr>
              <w:t>        </w:t>
            </w:r>
            <w:r w:rsidRPr="00200175">
              <w:rPr>
                <w:rFonts w:ascii="Menlo" w:eastAsia="Times New Roman" w:hAnsi="Menlo" w:cs="Menlo"/>
                <w:color w:val="000000"/>
                <w:sz w:val="18"/>
                <w:szCs w:val="18"/>
                <w:lang w:val="en-US"/>
              </w:rPr>
              <w:t>}</w:t>
            </w:r>
          </w:p>
          <w:p w14:paraId="3126E090" w14:textId="77777777" w:rsidR="00200175" w:rsidRPr="00200175" w:rsidRDefault="00200175" w:rsidP="00200175">
            <w:pPr>
              <w:shd w:val="clear" w:color="auto" w:fill="FFFFFF"/>
              <w:spacing w:line="270" w:lineRule="atLeast"/>
              <w:rPr>
                <w:rFonts w:ascii="Menlo" w:eastAsia="Times New Roman" w:hAnsi="Menlo" w:cs="Menlo"/>
                <w:color w:val="000000"/>
                <w:sz w:val="18"/>
                <w:szCs w:val="18"/>
                <w:lang w:val="en-US"/>
              </w:rPr>
            </w:pPr>
          </w:p>
          <w:p w14:paraId="3B81CD1A" w14:textId="77777777" w:rsidR="00200175" w:rsidRPr="00B3126C" w:rsidRDefault="00200175" w:rsidP="00200175">
            <w:pPr>
              <w:shd w:val="clear" w:color="auto" w:fill="FFFFFF"/>
              <w:spacing w:line="270" w:lineRule="atLeast"/>
              <w:rPr>
                <w:rFonts w:ascii="Menlo" w:eastAsia="Times New Roman" w:hAnsi="Menlo" w:cs="Menlo"/>
                <w:color w:val="000000"/>
                <w:sz w:val="18"/>
                <w:szCs w:val="18"/>
                <w:lang w:val="en-US"/>
              </w:rPr>
            </w:pPr>
            <w:r w:rsidRPr="00200175">
              <w:rPr>
                <w:rFonts w:ascii="Menlo" w:eastAsia="Times New Roman" w:hAnsi="Menlo" w:cs="Menlo"/>
                <w:color w:val="000000"/>
                <w:sz w:val="18"/>
                <w:szCs w:val="18"/>
                <w:lang w:val="en-US"/>
              </w:rPr>
              <w:t>        </w:t>
            </w:r>
            <w:r w:rsidRPr="00B3126C">
              <w:rPr>
                <w:rFonts w:ascii="Menlo" w:eastAsia="Times New Roman" w:hAnsi="Menlo" w:cs="Menlo"/>
                <w:color w:val="0000FF"/>
                <w:sz w:val="18"/>
                <w:szCs w:val="18"/>
                <w:lang w:val="en-US"/>
              </w:rPr>
              <w:t>LineChartSeries</w:t>
            </w:r>
            <w:r w:rsidRPr="00B3126C">
              <w:rPr>
                <w:rFonts w:ascii="Menlo" w:eastAsia="Times New Roman" w:hAnsi="Menlo" w:cs="Menlo"/>
                <w:color w:val="000000"/>
                <w:sz w:val="18"/>
                <w:szCs w:val="18"/>
                <w:lang w:val="en-US"/>
              </w:rPr>
              <w:t> series2 = </w:t>
            </w:r>
            <w:r w:rsidRPr="00B3126C">
              <w:rPr>
                <w:rFonts w:ascii="Menlo" w:eastAsia="Times New Roman" w:hAnsi="Menlo" w:cs="Menlo"/>
                <w:color w:val="0000FF"/>
                <w:sz w:val="18"/>
                <w:szCs w:val="18"/>
                <w:lang w:val="en-US"/>
              </w:rPr>
              <w:t>new</w:t>
            </w:r>
            <w:r w:rsidRPr="00B3126C">
              <w:rPr>
                <w:rFonts w:ascii="Menlo" w:eastAsia="Times New Roman" w:hAnsi="Menlo" w:cs="Menlo"/>
                <w:color w:val="000000"/>
                <w:sz w:val="18"/>
                <w:szCs w:val="18"/>
                <w:lang w:val="en-US"/>
              </w:rPr>
              <w:t> </w:t>
            </w:r>
            <w:r w:rsidRPr="00B3126C">
              <w:rPr>
                <w:rFonts w:ascii="Menlo" w:eastAsia="Times New Roman" w:hAnsi="Menlo" w:cs="Menlo"/>
                <w:color w:val="0000FF"/>
                <w:sz w:val="18"/>
                <w:szCs w:val="18"/>
                <w:lang w:val="en-US"/>
              </w:rPr>
              <w:t>LineChartSeries</w:t>
            </w:r>
            <w:r w:rsidRPr="00B3126C">
              <w:rPr>
                <w:rFonts w:ascii="Menlo" w:eastAsia="Times New Roman" w:hAnsi="Menlo" w:cs="Menlo"/>
                <w:color w:val="000000"/>
                <w:sz w:val="18"/>
                <w:szCs w:val="18"/>
                <w:lang w:val="en-US"/>
              </w:rPr>
              <w:t>();</w:t>
            </w:r>
          </w:p>
          <w:p w14:paraId="7DA641A6" w14:textId="77777777" w:rsidR="00200175" w:rsidRPr="00B3126C" w:rsidRDefault="00200175" w:rsidP="00200175">
            <w:pPr>
              <w:shd w:val="clear" w:color="auto" w:fill="FFFFFF"/>
              <w:spacing w:line="270" w:lineRule="atLeast"/>
              <w:rPr>
                <w:rFonts w:ascii="Menlo" w:eastAsia="Times New Roman" w:hAnsi="Menlo" w:cs="Menlo"/>
                <w:color w:val="000000"/>
                <w:sz w:val="18"/>
                <w:szCs w:val="18"/>
                <w:lang w:val="en-US"/>
              </w:rPr>
            </w:pPr>
            <w:r w:rsidRPr="00B3126C">
              <w:rPr>
                <w:rFonts w:ascii="Menlo" w:eastAsia="Times New Roman" w:hAnsi="Menlo" w:cs="Menlo"/>
                <w:color w:val="000000"/>
                <w:sz w:val="18"/>
                <w:szCs w:val="18"/>
                <w:lang w:val="en-US"/>
              </w:rPr>
              <w:lastRenderedPageBreak/>
              <w:t>        series2.setLabel(</w:t>
            </w:r>
            <w:r w:rsidRPr="00B3126C">
              <w:rPr>
                <w:rFonts w:ascii="Menlo" w:eastAsia="Times New Roman" w:hAnsi="Menlo" w:cs="Menlo"/>
                <w:color w:val="A31515"/>
                <w:sz w:val="18"/>
                <w:szCs w:val="18"/>
                <w:lang w:val="en-US"/>
              </w:rPr>
              <w:t>"NO2"</w:t>
            </w:r>
            <w:r w:rsidRPr="00B3126C">
              <w:rPr>
                <w:rFonts w:ascii="Menlo" w:eastAsia="Times New Roman" w:hAnsi="Menlo" w:cs="Menlo"/>
                <w:color w:val="000000"/>
                <w:sz w:val="18"/>
                <w:szCs w:val="18"/>
                <w:lang w:val="en-US"/>
              </w:rPr>
              <w:t>);</w:t>
            </w:r>
          </w:p>
          <w:p w14:paraId="6E316A06" w14:textId="77777777" w:rsidR="00200175" w:rsidRPr="00B3126C" w:rsidRDefault="00200175" w:rsidP="00200175">
            <w:pPr>
              <w:shd w:val="clear" w:color="auto" w:fill="FFFFFF"/>
              <w:spacing w:line="270" w:lineRule="atLeast"/>
              <w:rPr>
                <w:rFonts w:ascii="Menlo" w:eastAsia="Times New Roman" w:hAnsi="Menlo" w:cs="Menlo"/>
                <w:color w:val="000000"/>
                <w:sz w:val="18"/>
                <w:szCs w:val="18"/>
                <w:lang w:val="en-US"/>
              </w:rPr>
            </w:pPr>
          </w:p>
          <w:p w14:paraId="78BD5798" w14:textId="77777777" w:rsidR="00200175" w:rsidRPr="00B3126C" w:rsidRDefault="00200175" w:rsidP="00200175">
            <w:pPr>
              <w:shd w:val="clear" w:color="auto" w:fill="FFFFFF"/>
              <w:spacing w:line="270" w:lineRule="atLeast"/>
              <w:rPr>
                <w:rFonts w:ascii="Menlo" w:eastAsia="Times New Roman" w:hAnsi="Menlo" w:cs="Menlo"/>
                <w:color w:val="000000"/>
                <w:sz w:val="18"/>
                <w:szCs w:val="18"/>
                <w:lang w:val="en-US"/>
              </w:rPr>
            </w:pPr>
            <w:r w:rsidRPr="00B3126C">
              <w:rPr>
                <w:rFonts w:ascii="Menlo" w:eastAsia="Times New Roman" w:hAnsi="Menlo" w:cs="Menlo"/>
                <w:color w:val="000000"/>
                <w:sz w:val="18"/>
                <w:szCs w:val="18"/>
                <w:lang w:val="en-US"/>
              </w:rPr>
              <w:t>       </w:t>
            </w:r>
            <w:r w:rsidRPr="00B3126C">
              <w:rPr>
                <w:rFonts w:ascii="Menlo" w:eastAsia="Times New Roman" w:hAnsi="Menlo" w:cs="Menlo"/>
                <w:color w:val="0000FF"/>
                <w:sz w:val="18"/>
                <w:szCs w:val="18"/>
                <w:lang w:val="en-US"/>
              </w:rPr>
              <w:t>for</w:t>
            </w:r>
            <w:r w:rsidRPr="00B3126C">
              <w:rPr>
                <w:rFonts w:ascii="Menlo" w:eastAsia="Times New Roman" w:hAnsi="Menlo" w:cs="Menlo"/>
                <w:color w:val="000000"/>
                <w:sz w:val="18"/>
                <w:szCs w:val="18"/>
                <w:lang w:val="en-US"/>
              </w:rPr>
              <w:t> (</w:t>
            </w:r>
            <w:r w:rsidRPr="00B3126C">
              <w:rPr>
                <w:rFonts w:ascii="Menlo" w:eastAsia="Times New Roman" w:hAnsi="Menlo" w:cs="Menlo"/>
                <w:color w:val="0000FF"/>
                <w:sz w:val="18"/>
                <w:szCs w:val="18"/>
                <w:lang w:val="en-US"/>
              </w:rPr>
              <w:t>int</w:t>
            </w:r>
            <w:r w:rsidRPr="00B3126C">
              <w:rPr>
                <w:rFonts w:ascii="Menlo" w:eastAsia="Times New Roman" w:hAnsi="Menlo" w:cs="Menlo"/>
                <w:color w:val="000000"/>
                <w:sz w:val="18"/>
                <w:szCs w:val="18"/>
                <w:lang w:val="en-US"/>
              </w:rPr>
              <w:t> i = </w:t>
            </w:r>
            <w:r w:rsidRPr="00B3126C">
              <w:rPr>
                <w:rFonts w:ascii="Menlo" w:eastAsia="Times New Roman" w:hAnsi="Menlo" w:cs="Menlo"/>
                <w:color w:val="09885A"/>
                <w:sz w:val="18"/>
                <w:szCs w:val="18"/>
                <w:lang w:val="en-US"/>
              </w:rPr>
              <w:t>0</w:t>
            </w:r>
            <w:r w:rsidRPr="00B3126C">
              <w:rPr>
                <w:rFonts w:ascii="Menlo" w:eastAsia="Times New Roman" w:hAnsi="Menlo" w:cs="Menlo"/>
                <w:color w:val="000000"/>
                <w:sz w:val="18"/>
                <w:szCs w:val="18"/>
                <w:lang w:val="en-US"/>
              </w:rPr>
              <w:t>; i &lt; </w:t>
            </w:r>
            <w:r w:rsidRPr="00B3126C">
              <w:rPr>
                <w:rFonts w:ascii="Menlo" w:eastAsia="Times New Roman" w:hAnsi="Menlo" w:cs="Menlo"/>
                <w:color w:val="0000FF"/>
                <w:sz w:val="18"/>
                <w:szCs w:val="18"/>
                <w:lang w:val="en-US"/>
              </w:rPr>
              <w:t>NO2ValuesList</w:t>
            </w:r>
            <w:r w:rsidRPr="00B3126C">
              <w:rPr>
                <w:rFonts w:ascii="Menlo" w:eastAsia="Times New Roman" w:hAnsi="Menlo" w:cs="Menlo"/>
                <w:color w:val="000000"/>
                <w:sz w:val="18"/>
                <w:szCs w:val="18"/>
                <w:lang w:val="en-US"/>
              </w:rPr>
              <w:t>.size(); i++) {</w:t>
            </w:r>
          </w:p>
          <w:p w14:paraId="12D66652" w14:textId="77777777" w:rsidR="00200175" w:rsidRPr="00B3126C" w:rsidRDefault="00200175" w:rsidP="00200175">
            <w:pPr>
              <w:shd w:val="clear" w:color="auto" w:fill="FFFFFF"/>
              <w:spacing w:line="270" w:lineRule="atLeast"/>
              <w:rPr>
                <w:rFonts w:ascii="Menlo" w:eastAsia="Times New Roman" w:hAnsi="Menlo" w:cs="Menlo"/>
                <w:color w:val="000000"/>
                <w:sz w:val="18"/>
                <w:szCs w:val="18"/>
                <w:lang w:val="en-US"/>
              </w:rPr>
            </w:pPr>
            <w:r w:rsidRPr="00B3126C">
              <w:rPr>
                <w:rFonts w:ascii="Menlo" w:eastAsia="Times New Roman" w:hAnsi="Menlo" w:cs="Menlo"/>
                <w:color w:val="000000"/>
                <w:sz w:val="18"/>
                <w:szCs w:val="18"/>
                <w:lang w:val="en-US"/>
              </w:rPr>
              <w:t>            series2.set(i,</w:t>
            </w:r>
            <w:r w:rsidRPr="00B3126C">
              <w:rPr>
                <w:rFonts w:ascii="Menlo" w:eastAsia="Times New Roman" w:hAnsi="Menlo" w:cs="Menlo"/>
                <w:color w:val="0000FF"/>
                <w:sz w:val="18"/>
                <w:szCs w:val="18"/>
                <w:lang w:val="en-US"/>
              </w:rPr>
              <w:t>NO2ValuesList</w:t>
            </w:r>
            <w:r w:rsidRPr="00B3126C">
              <w:rPr>
                <w:rFonts w:ascii="Menlo" w:eastAsia="Times New Roman" w:hAnsi="Menlo" w:cs="Menlo"/>
                <w:color w:val="000000"/>
                <w:sz w:val="18"/>
                <w:szCs w:val="18"/>
                <w:lang w:val="en-US"/>
              </w:rPr>
              <w:t>.get(i));</w:t>
            </w:r>
          </w:p>
          <w:p w14:paraId="46201442" w14:textId="77777777" w:rsidR="00200175" w:rsidRPr="00200175" w:rsidRDefault="00200175" w:rsidP="00200175">
            <w:pPr>
              <w:shd w:val="clear" w:color="auto" w:fill="FFFFFF"/>
              <w:spacing w:line="270" w:lineRule="atLeast"/>
              <w:rPr>
                <w:rFonts w:ascii="Menlo" w:eastAsia="Times New Roman" w:hAnsi="Menlo" w:cs="Menlo"/>
                <w:color w:val="000000"/>
                <w:sz w:val="18"/>
                <w:szCs w:val="18"/>
                <w:lang w:val="en-US"/>
              </w:rPr>
            </w:pPr>
            <w:r w:rsidRPr="00B3126C">
              <w:rPr>
                <w:rFonts w:ascii="Menlo" w:eastAsia="Times New Roman" w:hAnsi="Menlo" w:cs="Menlo"/>
                <w:color w:val="000000"/>
                <w:sz w:val="18"/>
                <w:szCs w:val="18"/>
                <w:lang w:val="en-US"/>
              </w:rPr>
              <w:t>        </w:t>
            </w:r>
            <w:r w:rsidRPr="00200175">
              <w:rPr>
                <w:rFonts w:ascii="Menlo" w:eastAsia="Times New Roman" w:hAnsi="Menlo" w:cs="Menlo"/>
                <w:color w:val="000000"/>
                <w:sz w:val="18"/>
                <w:szCs w:val="18"/>
                <w:lang w:val="en-US"/>
              </w:rPr>
              <w:t>}</w:t>
            </w:r>
          </w:p>
          <w:p w14:paraId="57B5F1DB" w14:textId="77777777" w:rsidR="00200175" w:rsidRPr="00200175" w:rsidRDefault="00200175" w:rsidP="00200175">
            <w:pPr>
              <w:shd w:val="clear" w:color="auto" w:fill="FFFFFF"/>
              <w:spacing w:line="270" w:lineRule="atLeast"/>
              <w:rPr>
                <w:rFonts w:ascii="Menlo" w:eastAsia="Times New Roman" w:hAnsi="Menlo" w:cs="Menlo"/>
                <w:color w:val="000000"/>
                <w:sz w:val="18"/>
                <w:szCs w:val="18"/>
                <w:lang w:val="en-US"/>
              </w:rPr>
            </w:pPr>
          </w:p>
          <w:p w14:paraId="7A0C3C24" w14:textId="77777777" w:rsidR="00200175" w:rsidRPr="00B3126C" w:rsidRDefault="00200175" w:rsidP="00200175">
            <w:pPr>
              <w:shd w:val="clear" w:color="auto" w:fill="FFFFFF"/>
              <w:spacing w:line="270" w:lineRule="atLeast"/>
              <w:rPr>
                <w:rFonts w:ascii="Menlo" w:eastAsia="Times New Roman" w:hAnsi="Menlo" w:cs="Menlo"/>
                <w:color w:val="000000"/>
                <w:sz w:val="18"/>
                <w:szCs w:val="18"/>
                <w:lang w:val="en-US"/>
              </w:rPr>
            </w:pPr>
            <w:r w:rsidRPr="00200175">
              <w:rPr>
                <w:rFonts w:ascii="Menlo" w:eastAsia="Times New Roman" w:hAnsi="Menlo" w:cs="Menlo"/>
                <w:color w:val="000000"/>
                <w:sz w:val="18"/>
                <w:szCs w:val="18"/>
                <w:lang w:val="en-US"/>
              </w:rPr>
              <w:t>        </w:t>
            </w:r>
            <w:r w:rsidRPr="00B3126C">
              <w:rPr>
                <w:rFonts w:ascii="Menlo" w:eastAsia="Times New Roman" w:hAnsi="Menlo" w:cs="Menlo"/>
                <w:color w:val="000000"/>
                <w:sz w:val="18"/>
                <w:szCs w:val="18"/>
                <w:lang w:val="en-US"/>
              </w:rPr>
              <w:t>model.addSeries(series1);</w:t>
            </w:r>
          </w:p>
          <w:p w14:paraId="426C2C43" w14:textId="77777777" w:rsidR="00200175" w:rsidRPr="00B3126C" w:rsidRDefault="00200175" w:rsidP="00200175">
            <w:pPr>
              <w:shd w:val="clear" w:color="auto" w:fill="FFFFFF"/>
              <w:spacing w:line="270" w:lineRule="atLeast"/>
              <w:rPr>
                <w:rFonts w:ascii="Menlo" w:eastAsia="Times New Roman" w:hAnsi="Menlo" w:cs="Menlo"/>
                <w:color w:val="000000"/>
                <w:sz w:val="18"/>
                <w:szCs w:val="18"/>
                <w:lang w:val="en-US"/>
              </w:rPr>
            </w:pPr>
            <w:r w:rsidRPr="00B3126C">
              <w:rPr>
                <w:rFonts w:ascii="Menlo" w:eastAsia="Times New Roman" w:hAnsi="Menlo" w:cs="Menlo"/>
                <w:color w:val="000000"/>
                <w:sz w:val="18"/>
                <w:szCs w:val="18"/>
                <w:lang w:val="en-US"/>
              </w:rPr>
              <w:t>        model.addSeries(series2);</w:t>
            </w:r>
          </w:p>
          <w:p w14:paraId="4AEAD17E" w14:textId="77777777" w:rsidR="00200175" w:rsidRPr="00B3126C" w:rsidRDefault="00200175" w:rsidP="00200175">
            <w:pPr>
              <w:shd w:val="clear" w:color="auto" w:fill="FFFFFF"/>
              <w:spacing w:line="270" w:lineRule="atLeast"/>
              <w:rPr>
                <w:rFonts w:ascii="Menlo" w:eastAsia="Times New Roman" w:hAnsi="Menlo" w:cs="Menlo"/>
                <w:color w:val="000000"/>
                <w:sz w:val="18"/>
                <w:szCs w:val="18"/>
                <w:lang w:val="en-US"/>
              </w:rPr>
            </w:pPr>
          </w:p>
          <w:p w14:paraId="2D73AFBB" w14:textId="77777777" w:rsidR="00200175" w:rsidRPr="0073794C" w:rsidRDefault="00200175" w:rsidP="00200175">
            <w:pPr>
              <w:shd w:val="clear" w:color="auto" w:fill="FFFFFF"/>
              <w:spacing w:line="270" w:lineRule="atLeast"/>
              <w:rPr>
                <w:rFonts w:ascii="Menlo" w:eastAsia="Times New Roman" w:hAnsi="Menlo" w:cs="Menlo"/>
                <w:color w:val="000000"/>
                <w:sz w:val="18"/>
                <w:szCs w:val="18"/>
              </w:rPr>
            </w:pPr>
            <w:r w:rsidRPr="00B3126C">
              <w:rPr>
                <w:rFonts w:ascii="Menlo" w:eastAsia="Times New Roman" w:hAnsi="Menlo" w:cs="Menlo"/>
                <w:color w:val="000000"/>
                <w:sz w:val="18"/>
                <w:szCs w:val="18"/>
                <w:lang w:val="en-US"/>
              </w:rPr>
              <w:t>        </w:t>
            </w:r>
            <w:r w:rsidRPr="0073794C">
              <w:rPr>
                <w:rFonts w:ascii="Menlo" w:eastAsia="Times New Roman" w:hAnsi="Menlo" w:cs="Menlo"/>
                <w:color w:val="0000FF"/>
                <w:sz w:val="18"/>
                <w:szCs w:val="18"/>
              </w:rPr>
              <w:t>return</w:t>
            </w:r>
            <w:r w:rsidRPr="0073794C">
              <w:rPr>
                <w:rFonts w:ascii="Menlo" w:eastAsia="Times New Roman" w:hAnsi="Menlo" w:cs="Menlo"/>
                <w:color w:val="000000"/>
                <w:sz w:val="18"/>
                <w:szCs w:val="18"/>
              </w:rPr>
              <w:t> model;</w:t>
            </w:r>
          </w:p>
          <w:p w14:paraId="04980F5F" w14:textId="387CFCE3" w:rsidR="00200175" w:rsidRPr="00200175" w:rsidRDefault="00200175" w:rsidP="00200175">
            <w:pPr>
              <w:shd w:val="clear" w:color="auto" w:fill="FFFFFF"/>
              <w:spacing w:line="270" w:lineRule="atLeast"/>
              <w:rPr>
                <w:rFonts w:ascii="Menlo" w:eastAsia="Times New Roman" w:hAnsi="Menlo" w:cs="Menlo"/>
                <w:color w:val="000000"/>
                <w:sz w:val="18"/>
                <w:szCs w:val="18"/>
              </w:rPr>
            </w:pPr>
            <w:r w:rsidRPr="0073794C">
              <w:rPr>
                <w:rFonts w:ascii="Menlo" w:eastAsia="Times New Roman" w:hAnsi="Menlo" w:cs="Menlo"/>
                <w:color w:val="000000"/>
                <w:sz w:val="18"/>
                <w:szCs w:val="18"/>
              </w:rPr>
              <w:t>    }</w:t>
            </w:r>
          </w:p>
        </w:tc>
      </w:tr>
    </w:tbl>
    <w:p w14:paraId="2980FFC6" w14:textId="77777777" w:rsidR="0033018B" w:rsidRDefault="004437D7" w:rsidP="00667370">
      <w:pPr>
        <w:pStyle w:val="Heading1"/>
        <w:rPr>
          <w:lang w:val="en-US"/>
        </w:rPr>
      </w:pPr>
      <w:bookmarkStart w:id="104" w:name="_9_BDSE_Data"/>
      <w:bookmarkStart w:id="105" w:name="_11_General_Conclusion"/>
      <w:bookmarkStart w:id="106" w:name="_Toc478116897"/>
      <w:bookmarkEnd w:id="104"/>
      <w:bookmarkEnd w:id="105"/>
      <w:r>
        <w:rPr>
          <w:lang w:val="en-US"/>
        </w:rPr>
        <w:lastRenderedPageBreak/>
        <w:t xml:space="preserve">11 </w:t>
      </w:r>
      <w:r w:rsidRPr="004437D7">
        <w:rPr>
          <w:lang w:val="en-US"/>
        </w:rPr>
        <w:t>General Conclusion</w:t>
      </w:r>
      <w:bookmarkEnd w:id="106"/>
    </w:p>
    <w:p w14:paraId="54E129AB" w14:textId="77777777" w:rsidR="00BF0CB3" w:rsidRDefault="00BF0CB3" w:rsidP="00125374">
      <w:pPr>
        <w:spacing w:after="0"/>
        <w:ind w:firstLine="709"/>
        <w:rPr>
          <w:lang w:val="en-US"/>
        </w:rPr>
      </w:pPr>
      <w:r>
        <w:rPr>
          <w:szCs w:val="24"/>
          <w:lang w:val="en-US"/>
        </w:rPr>
        <w:t>The</w:t>
      </w:r>
      <w:r w:rsidRPr="00BF0CB3">
        <w:rPr>
          <w:szCs w:val="24"/>
          <w:lang w:val="en-US"/>
        </w:rPr>
        <w:t xml:space="preserve"> result of this project</w:t>
      </w:r>
      <w:r>
        <w:rPr>
          <w:szCs w:val="24"/>
          <w:lang w:val="en-US"/>
        </w:rPr>
        <w:t xml:space="preserve"> is an implemented</w:t>
      </w:r>
      <w:r w:rsidRPr="00BF0CB3">
        <w:rPr>
          <w:szCs w:val="24"/>
          <w:lang w:val="en-US"/>
        </w:rPr>
        <w:t xml:space="preserve"> software</w:t>
      </w:r>
      <w:r>
        <w:rPr>
          <w:szCs w:val="24"/>
          <w:lang w:val="en-US"/>
        </w:rPr>
        <w:t>,</w:t>
      </w:r>
      <w:r w:rsidRPr="00BF0CB3">
        <w:rPr>
          <w:szCs w:val="24"/>
          <w:lang w:val="en-US"/>
        </w:rPr>
        <w:t xml:space="preserve"> using the Big Dat</w:t>
      </w:r>
      <w:r>
        <w:rPr>
          <w:szCs w:val="24"/>
          <w:lang w:val="en-US"/>
        </w:rPr>
        <w:t>a</w:t>
      </w:r>
      <w:r w:rsidRPr="00BF0CB3">
        <w:rPr>
          <w:szCs w:val="24"/>
          <w:lang w:val="en-US"/>
        </w:rPr>
        <w:t xml:space="preserve"> approach, which allows to manage and analyze data</w:t>
      </w:r>
      <w:r>
        <w:rPr>
          <w:szCs w:val="24"/>
          <w:lang w:val="en-US"/>
        </w:rPr>
        <w:t>,</w:t>
      </w:r>
      <w:r w:rsidRPr="00BF0CB3">
        <w:rPr>
          <w:szCs w:val="24"/>
          <w:lang w:val="en-US"/>
        </w:rPr>
        <w:t xml:space="preserve"> using Open Sours tools.</w:t>
      </w:r>
      <w:r w:rsidRPr="00BF0CB3">
        <w:rPr>
          <w:lang w:val="en-US"/>
        </w:rPr>
        <w:t xml:space="preserve"> </w:t>
      </w:r>
    </w:p>
    <w:p w14:paraId="5D085DAF" w14:textId="77777777" w:rsidR="00DF1DC9" w:rsidRPr="00BF0CB3" w:rsidRDefault="00BF0CB3" w:rsidP="00125374">
      <w:pPr>
        <w:spacing w:after="0"/>
        <w:ind w:firstLine="709"/>
        <w:rPr>
          <w:szCs w:val="24"/>
          <w:lang w:val="en-US"/>
        </w:rPr>
      </w:pPr>
      <w:r w:rsidRPr="00BF0CB3">
        <w:rPr>
          <w:szCs w:val="24"/>
          <w:lang w:val="en-US"/>
        </w:rPr>
        <w:t xml:space="preserve">An analysis of the presented data for the existence of a linear correlation was also carried out. The linear </w:t>
      </w:r>
      <w:r>
        <w:rPr>
          <w:szCs w:val="24"/>
          <w:lang w:val="en-US"/>
        </w:rPr>
        <w:t xml:space="preserve">correlation </w:t>
      </w:r>
      <w:r w:rsidRPr="00BF0CB3">
        <w:rPr>
          <w:szCs w:val="24"/>
          <w:lang w:val="en-US"/>
        </w:rPr>
        <w:t>between data o</w:t>
      </w:r>
      <w:r>
        <w:rPr>
          <w:szCs w:val="24"/>
          <w:lang w:val="en-US"/>
        </w:rPr>
        <w:t xml:space="preserve">f </w:t>
      </w:r>
      <w:r w:rsidRPr="00BF0CB3">
        <w:rPr>
          <w:szCs w:val="24"/>
          <w:lang w:val="en-US"/>
        </w:rPr>
        <w:t>air pollution and t</w:t>
      </w:r>
      <w:r>
        <w:rPr>
          <w:szCs w:val="24"/>
          <w:lang w:val="en-US"/>
        </w:rPr>
        <w:t>he number of patients with Dysp</w:t>
      </w:r>
      <w:r w:rsidRPr="00BF0CB3">
        <w:rPr>
          <w:szCs w:val="24"/>
          <w:lang w:val="en-US"/>
        </w:rPr>
        <w:t>ne</w:t>
      </w:r>
      <w:r>
        <w:rPr>
          <w:szCs w:val="24"/>
          <w:lang w:val="en-US"/>
        </w:rPr>
        <w:t>a</w:t>
      </w:r>
      <w:r w:rsidRPr="00BF0CB3">
        <w:rPr>
          <w:szCs w:val="24"/>
          <w:lang w:val="en-US"/>
        </w:rPr>
        <w:t xml:space="preserve"> was not </w:t>
      </w:r>
      <w:r>
        <w:rPr>
          <w:szCs w:val="24"/>
          <w:lang w:val="en-US"/>
        </w:rPr>
        <w:t xml:space="preserve">established </w:t>
      </w:r>
      <w:r w:rsidRPr="00BF0CB3">
        <w:rPr>
          <w:szCs w:val="24"/>
          <w:lang w:val="en-US"/>
        </w:rPr>
        <w:t>in this study.</w:t>
      </w:r>
    </w:p>
    <w:p w14:paraId="24FEF73D" w14:textId="77777777" w:rsidR="00667370" w:rsidRPr="00667370" w:rsidRDefault="00667370" w:rsidP="00125374">
      <w:pPr>
        <w:spacing w:after="0"/>
        <w:ind w:firstLine="709"/>
        <w:rPr>
          <w:szCs w:val="24"/>
          <w:lang w:val="en-US"/>
        </w:rPr>
      </w:pPr>
      <w:r w:rsidRPr="00667370">
        <w:rPr>
          <w:szCs w:val="24"/>
          <w:lang w:val="en-US"/>
        </w:rPr>
        <w:t>As can be seen from the results</w:t>
      </w:r>
      <w:r>
        <w:rPr>
          <w:szCs w:val="24"/>
          <w:lang w:val="en-US"/>
        </w:rPr>
        <w:t>, there is a</w:t>
      </w:r>
      <w:r w:rsidRPr="00667370">
        <w:rPr>
          <w:szCs w:val="24"/>
          <w:lang w:val="en-US"/>
        </w:rPr>
        <w:t xml:space="preserve"> sense to continue experiments of finding correlation with</w:t>
      </w:r>
      <w:r>
        <w:rPr>
          <w:szCs w:val="24"/>
          <w:lang w:val="en-US"/>
        </w:rPr>
        <w:t xml:space="preserve"> such</w:t>
      </w:r>
      <w:r w:rsidRPr="00667370">
        <w:rPr>
          <w:szCs w:val="24"/>
          <w:lang w:val="en-US"/>
        </w:rPr>
        <w:t xml:space="preserve"> pollutants: NO, </w:t>
      </w:r>
      <w:r>
        <w:rPr>
          <w:szCs w:val="24"/>
          <w:lang w:val="en-US"/>
        </w:rPr>
        <w:t>N</w:t>
      </w:r>
      <w:r w:rsidRPr="00667370">
        <w:rPr>
          <w:szCs w:val="24"/>
        </w:rPr>
        <w:t>О</w:t>
      </w:r>
      <w:r w:rsidRPr="00667370">
        <w:rPr>
          <w:szCs w:val="24"/>
          <w:lang w:val="en-US"/>
        </w:rPr>
        <w:t xml:space="preserve">2 and </w:t>
      </w:r>
      <w:r>
        <w:rPr>
          <w:szCs w:val="24"/>
          <w:lang w:val="en-US"/>
        </w:rPr>
        <w:t>N</w:t>
      </w:r>
      <w:r w:rsidRPr="00667370">
        <w:rPr>
          <w:szCs w:val="24"/>
        </w:rPr>
        <w:t>ОХ</w:t>
      </w:r>
      <w:r w:rsidRPr="00667370">
        <w:rPr>
          <w:szCs w:val="24"/>
          <w:lang w:val="en-US"/>
        </w:rPr>
        <w:t>, which show the greatest possibility of correlation.</w:t>
      </w:r>
    </w:p>
    <w:p w14:paraId="645FB1E1" w14:textId="0DFF067A" w:rsidR="00125374" w:rsidRPr="00125374" w:rsidRDefault="00776F2D" w:rsidP="00667370">
      <w:pPr>
        <w:spacing w:after="0"/>
        <w:ind w:firstLine="709"/>
        <w:rPr>
          <w:szCs w:val="24"/>
          <w:lang w:val="en-US"/>
        </w:rPr>
      </w:pPr>
      <w:r>
        <w:rPr>
          <w:szCs w:val="24"/>
          <w:lang w:val="en-US"/>
        </w:rPr>
        <w:t>Also,</w:t>
      </w:r>
      <w:r w:rsidR="00125374" w:rsidRPr="00A12C74">
        <w:rPr>
          <w:szCs w:val="24"/>
          <w:lang w:val="en-US"/>
        </w:rPr>
        <w:t xml:space="preserve"> </w:t>
      </w:r>
      <w:r>
        <w:rPr>
          <w:szCs w:val="24"/>
          <w:lang w:val="en-US"/>
        </w:rPr>
        <w:t>it is planned</w:t>
      </w:r>
      <w:r w:rsidR="00125374" w:rsidRPr="00A12C74">
        <w:rPr>
          <w:szCs w:val="24"/>
          <w:lang w:val="en-US"/>
        </w:rPr>
        <w:t xml:space="preserve"> to enrich the project with unstructured data coming both from social networks and captors in connected watches (monitoring heart beats in real time) to enable real-time cartography for monitored individuals.</w:t>
      </w:r>
    </w:p>
    <w:p w14:paraId="6B708242" w14:textId="77777777" w:rsidR="00A972D8" w:rsidRPr="00A972D8" w:rsidRDefault="00A972D8" w:rsidP="00A972D8">
      <w:pPr>
        <w:spacing w:after="0"/>
        <w:ind w:firstLine="709"/>
        <w:rPr>
          <w:lang w:val="en-US"/>
        </w:rPr>
      </w:pPr>
      <w:bookmarkStart w:id="107" w:name="_Annexes"/>
      <w:bookmarkEnd w:id="107"/>
      <w:r w:rsidRPr="00A972D8">
        <w:rPr>
          <w:lang w:val="en-US"/>
        </w:rPr>
        <w:t>For further analysis of the existing data, the following approaches are proposed, which can be implemented with the language R:</w:t>
      </w:r>
    </w:p>
    <w:p w14:paraId="56421556" w14:textId="77777777" w:rsidR="00A972D8" w:rsidRPr="00A972D8" w:rsidRDefault="00A972D8" w:rsidP="00A972D8">
      <w:pPr>
        <w:spacing w:after="0"/>
        <w:ind w:firstLine="709"/>
        <w:rPr>
          <w:lang w:val="en-US"/>
        </w:rPr>
      </w:pPr>
      <w:r w:rsidRPr="00A972D8">
        <w:rPr>
          <w:lang w:val="en-US"/>
        </w:rPr>
        <w:t>1) Clustering: to identify the Risk Factors (such as age, for example, or place of living) for patients with Dyspnea in Nice for existing health data</w:t>
      </w:r>
    </w:p>
    <w:p w14:paraId="40396BB8" w14:textId="77777777" w:rsidR="00A972D8" w:rsidRDefault="00A972D8" w:rsidP="00A972D8">
      <w:pPr>
        <w:spacing w:after="0"/>
        <w:ind w:firstLine="709"/>
        <w:rPr>
          <w:lang w:val="en-US"/>
        </w:rPr>
      </w:pPr>
      <w:r w:rsidRPr="00A972D8">
        <w:rPr>
          <w:lang w:val="en-US"/>
        </w:rPr>
        <w:t>2) Classification: a method that allows a person to be assigned to a group defined in point 1, according to his description. It allows to determine the risk of Dyspnea for a person by means of predictive functions. It can be used in the future when including to the system the individual user profiles.</w:t>
      </w:r>
    </w:p>
    <w:p w14:paraId="75E645C3" w14:textId="77777777" w:rsidR="003266E2" w:rsidRPr="00A972D8" w:rsidRDefault="00A972D8" w:rsidP="00A972D8">
      <w:pPr>
        <w:spacing w:after="0"/>
        <w:ind w:firstLine="709"/>
        <w:rPr>
          <w:lang w:val="en-US"/>
        </w:rPr>
      </w:pPr>
      <w:r w:rsidRPr="00A972D8">
        <w:rPr>
          <w:lang w:val="en-US"/>
        </w:rPr>
        <w:lastRenderedPageBreak/>
        <w:t>Then - to correlate personal Risk Factors and the environment data for constructing recommendations for the user (for example, caution about visiting heavily polluted areas if a person has high blood pressure).</w:t>
      </w:r>
    </w:p>
    <w:p w14:paraId="1E0F3477" w14:textId="77777777" w:rsidR="003266E2" w:rsidRPr="00667370" w:rsidRDefault="003266E2" w:rsidP="00667370">
      <w:pPr>
        <w:pStyle w:val="Heading1"/>
      </w:pPr>
      <w:bookmarkStart w:id="108" w:name="_Reference_and_bibliography"/>
      <w:bookmarkStart w:id="109" w:name="_Toc478116898"/>
      <w:bookmarkEnd w:id="108"/>
      <w:r w:rsidRPr="00667370">
        <w:t>Reference and bibliography</w:t>
      </w:r>
      <w:bookmarkEnd w:id="109"/>
    </w:p>
    <w:p w14:paraId="485C7EFD" w14:textId="07123749" w:rsidR="003266E2" w:rsidRPr="003266E2" w:rsidRDefault="003266E2" w:rsidP="003266E2">
      <w:pPr>
        <w:pStyle w:val="ListParagraph"/>
        <w:numPr>
          <w:ilvl w:val="0"/>
          <w:numId w:val="13"/>
        </w:numPr>
        <w:jc w:val="left"/>
        <w:rPr>
          <w:lang w:val="en-US"/>
        </w:rPr>
      </w:pPr>
      <w:bookmarkStart w:id="110" w:name="_Hlk478034123"/>
      <w:r w:rsidRPr="00E435DE">
        <w:rPr>
          <w:lang w:val="en-US"/>
        </w:rPr>
        <w:t>Holland W. W., Reid D. D.</w:t>
      </w:r>
      <w:r w:rsidR="00776F2D">
        <w:rPr>
          <w:lang w:val="en-US"/>
        </w:rPr>
        <w:t xml:space="preserve"> </w:t>
      </w:r>
      <w:r w:rsidRPr="00E435DE">
        <w:rPr>
          <w:lang w:val="en-US"/>
        </w:rPr>
        <w:t xml:space="preserve">The urban factor in chronic bronchitis. </w:t>
      </w:r>
      <w:r w:rsidRPr="003266E2">
        <w:rPr>
          <w:lang w:val="en-US"/>
        </w:rPr>
        <w:t>Lancet</w:t>
      </w:r>
    </w:p>
    <w:p w14:paraId="1F808DDF" w14:textId="1AD105F9" w:rsidR="000C04AD" w:rsidRPr="00776F2D" w:rsidRDefault="003266E2" w:rsidP="00C1005A">
      <w:pPr>
        <w:pStyle w:val="ListParagraph"/>
        <w:numPr>
          <w:ilvl w:val="0"/>
          <w:numId w:val="13"/>
        </w:numPr>
        <w:ind w:left="714" w:hanging="357"/>
        <w:jc w:val="left"/>
        <w:rPr>
          <w:lang w:val="fr-FR"/>
        </w:rPr>
      </w:pPr>
      <w:r w:rsidRPr="000C04AD">
        <w:rPr>
          <w:lang w:val="fr-FR"/>
        </w:rPr>
        <w:t>PAARC: Groupe Cooperative /Lelouche J</w:t>
      </w:r>
      <w:r w:rsidR="00776F2D">
        <w:rPr>
          <w:lang w:val="fr-FR"/>
        </w:rPr>
        <w:t xml:space="preserve"> </w:t>
      </w:r>
      <w:r w:rsidRPr="000C04AD">
        <w:rPr>
          <w:lang w:val="fr-FR"/>
        </w:rPr>
        <w:t>Pollution atmosphérique et affections respiratoires chroniques ou à répétition. Bull. Eur. Physiopathol. Respir</w:t>
      </w:r>
    </w:p>
    <w:p w14:paraId="21CF7550" w14:textId="77777777" w:rsidR="003266E2" w:rsidRPr="000C04AD" w:rsidRDefault="003266E2" w:rsidP="00C1005A">
      <w:pPr>
        <w:pStyle w:val="ListParagraph"/>
        <w:numPr>
          <w:ilvl w:val="0"/>
          <w:numId w:val="13"/>
        </w:numPr>
        <w:ind w:left="714" w:hanging="357"/>
        <w:jc w:val="left"/>
        <w:rPr>
          <w:lang w:val="en-US"/>
        </w:rPr>
      </w:pPr>
      <w:r w:rsidRPr="000C04AD">
        <w:rPr>
          <w:lang w:val="en-US"/>
        </w:rPr>
        <w:t>Schenker M. B., Samet J. M., Speizer F. E., Gruhl J., Batterman S.Health effects of air pollution due to coal combustion in the Chestnut Ridge region of Pennsylvania: results of cross-sectional analysis in adults. Arch. Environ. Health</w:t>
      </w:r>
    </w:p>
    <w:p w14:paraId="2ED4349D" w14:textId="77777777" w:rsidR="003266E2" w:rsidRPr="00E435DE" w:rsidRDefault="003266E2" w:rsidP="003266E2">
      <w:pPr>
        <w:pStyle w:val="ListParagraph"/>
        <w:numPr>
          <w:ilvl w:val="0"/>
          <w:numId w:val="13"/>
        </w:numPr>
        <w:ind w:left="714" w:hanging="357"/>
        <w:jc w:val="left"/>
        <w:rPr>
          <w:lang w:val="en-US"/>
        </w:rPr>
      </w:pPr>
      <w:r w:rsidRPr="00E435DE">
        <w:rPr>
          <w:lang w:val="en-US"/>
        </w:rPr>
        <w:t>Euler G. L., Abbey D. E., Magie A. R., Hodlkin J. E.Chronic obstructive pulmonary disease symptom effects of long term cumulative exposure to ambient levels of total suspended particulates and sulfur dioxide in California Seventh-Day Adventist residents. Arch. Environ. Health</w:t>
      </w:r>
    </w:p>
    <w:p w14:paraId="1DF32781" w14:textId="77777777" w:rsidR="000C04AD" w:rsidRDefault="003266E2" w:rsidP="003266E2">
      <w:pPr>
        <w:pStyle w:val="ListParagraph"/>
        <w:numPr>
          <w:ilvl w:val="0"/>
          <w:numId w:val="13"/>
        </w:numPr>
        <w:ind w:left="714" w:hanging="357"/>
        <w:jc w:val="left"/>
        <w:rPr>
          <w:lang w:val="en-US"/>
        </w:rPr>
      </w:pPr>
      <w:r w:rsidRPr="00E435DE">
        <w:rPr>
          <w:lang w:val="en-US"/>
        </w:rPr>
        <w:t>Portney P., Mullahy J.Urban air quality and respiratory disease. Reg. Sci. Urban Econ.</w:t>
      </w:r>
    </w:p>
    <w:p w14:paraId="143F49BF" w14:textId="77777777" w:rsidR="003266E2" w:rsidRPr="00E435DE" w:rsidRDefault="000C04AD" w:rsidP="003266E2">
      <w:pPr>
        <w:pStyle w:val="ListParagraph"/>
        <w:numPr>
          <w:ilvl w:val="0"/>
          <w:numId w:val="13"/>
        </w:numPr>
        <w:ind w:left="714" w:hanging="357"/>
        <w:jc w:val="left"/>
        <w:rPr>
          <w:lang w:val="en-US"/>
        </w:rPr>
      </w:pPr>
      <w:r w:rsidRPr="00E435DE">
        <w:rPr>
          <w:lang w:val="en-US"/>
        </w:rPr>
        <w:t xml:space="preserve"> </w:t>
      </w:r>
      <w:r w:rsidR="003266E2" w:rsidRPr="00E435DE">
        <w:rPr>
          <w:lang w:val="en-US"/>
        </w:rPr>
        <w:t>Schwartz J.</w:t>
      </w:r>
      <w:r>
        <w:rPr>
          <w:lang w:val="en-US"/>
        </w:rPr>
        <w:t xml:space="preserve"> </w:t>
      </w:r>
      <w:r w:rsidR="003266E2" w:rsidRPr="00E435DE">
        <w:rPr>
          <w:lang w:val="en-US"/>
        </w:rPr>
        <w:t>Particulate air pollution and chronic respiratory disease. Environ. Res.</w:t>
      </w:r>
    </w:p>
    <w:p w14:paraId="5AFCDB9C" w14:textId="77777777" w:rsidR="003266E2" w:rsidRPr="00E435DE" w:rsidRDefault="003266E2" w:rsidP="003266E2">
      <w:pPr>
        <w:pStyle w:val="ListParagraph"/>
        <w:numPr>
          <w:ilvl w:val="0"/>
          <w:numId w:val="13"/>
        </w:numPr>
        <w:ind w:left="714" w:hanging="357"/>
        <w:jc w:val="left"/>
        <w:rPr>
          <w:lang w:val="en-US"/>
        </w:rPr>
      </w:pPr>
      <w:r w:rsidRPr="006D597A">
        <w:rPr>
          <w:lang w:val="de-DE"/>
        </w:rPr>
        <w:t xml:space="preserve">Forsberg, B., N. Stjernberg, and S. Wall. 1997. </w:t>
      </w:r>
      <w:r w:rsidRPr="00E435DE">
        <w:rPr>
          <w:lang w:val="en-US"/>
        </w:rPr>
        <w:t>Prevalence of respiratory and hyperreactivity symptoms in relation to levels of criteria air pollutants in Sweden. Eur. J. Public Health 7/3:291–296.</w:t>
      </w:r>
    </w:p>
    <w:p w14:paraId="3181C47E" w14:textId="77777777" w:rsidR="000C04AD" w:rsidRDefault="003266E2" w:rsidP="003266E2">
      <w:pPr>
        <w:pStyle w:val="ListParagraph"/>
        <w:numPr>
          <w:ilvl w:val="0"/>
          <w:numId w:val="13"/>
        </w:numPr>
        <w:ind w:left="714" w:hanging="357"/>
        <w:jc w:val="left"/>
        <w:rPr>
          <w:lang w:val="en-US"/>
        </w:rPr>
      </w:pPr>
      <w:r w:rsidRPr="00E435DE">
        <w:rPr>
          <w:lang w:val="en-US"/>
        </w:rPr>
        <w:t>Abbey D. E., Lebowitz M. D., Mills P. K., Petersen F. F., Beeson W. L., Burchette R. J.Long-term ambient concentrations of particulates and oxidants and development of chronic disease in a cohort of nonsmoking California residents. Inhal. Toxicol.</w:t>
      </w:r>
    </w:p>
    <w:p w14:paraId="5A5BE0ED" w14:textId="77777777" w:rsidR="003266E2" w:rsidRPr="00E435DE" w:rsidRDefault="003266E2" w:rsidP="003266E2">
      <w:pPr>
        <w:pStyle w:val="ListParagraph"/>
        <w:numPr>
          <w:ilvl w:val="0"/>
          <w:numId w:val="13"/>
        </w:numPr>
        <w:ind w:left="714" w:hanging="357"/>
        <w:jc w:val="left"/>
        <w:rPr>
          <w:lang w:val="en-US"/>
        </w:rPr>
      </w:pPr>
      <w:r w:rsidRPr="00E435DE">
        <w:rPr>
          <w:lang w:val="en-US"/>
        </w:rPr>
        <w:t>Abbey, D. E., B. E. Ostro, F. Petersen, and R. J. Burchette. 1995. Chronic respiratory symptoms associated with estimated long-term ambient concentrations of fine particulates less than 2.5 microns in aerodynamic diameter (PM2.5) and other air pollutants. J. Exp. Anal. Environ. Epidemiol. 5/2:137–159.</w:t>
      </w:r>
    </w:p>
    <w:p w14:paraId="11D0C50F" w14:textId="77777777" w:rsidR="003266E2" w:rsidRPr="00E435DE" w:rsidRDefault="003266E2" w:rsidP="003266E2">
      <w:pPr>
        <w:pStyle w:val="ListParagraph"/>
        <w:numPr>
          <w:ilvl w:val="0"/>
          <w:numId w:val="13"/>
        </w:numPr>
        <w:ind w:left="714" w:hanging="357"/>
        <w:jc w:val="left"/>
        <w:rPr>
          <w:lang w:val="en-US"/>
        </w:rPr>
      </w:pPr>
      <w:r w:rsidRPr="00E435DE">
        <w:rPr>
          <w:lang w:val="en-US"/>
        </w:rPr>
        <w:t>Abbey D. E., Hwang B. L., Burchette R. J.Estimated long term ambient concentrations of PM10 and development of respiratory symptoms in a nonsmoking population. Arch. Environ. Health</w:t>
      </w:r>
    </w:p>
    <w:p w14:paraId="11248594" w14:textId="77777777" w:rsidR="003266E2" w:rsidRPr="00E435DE" w:rsidRDefault="003266E2" w:rsidP="003266E2">
      <w:pPr>
        <w:pStyle w:val="ListParagraph"/>
        <w:numPr>
          <w:ilvl w:val="0"/>
          <w:numId w:val="13"/>
        </w:numPr>
        <w:ind w:left="714" w:hanging="357"/>
        <w:jc w:val="left"/>
        <w:rPr>
          <w:lang w:val="en-US"/>
        </w:rPr>
      </w:pPr>
      <w:r w:rsidRPr="00E435DE">
        <w:rPr>
          <w:lang w:val="en-US"/>
        </w:rPr>
        <w:lastRenderedPageBreak/>
        <w:t>Scarlett J. F., Griffiths J. M., Strachan D. P., Anderson H. R.Effect of ambient levels of smoke and sulphur dioxide on the health of a national sample of 23-year-old subjects in 1981. Thorax</w:t>
      </w:r>
    </w:p>
    <w:p w14:paraId="412529ED" w14:textId="77777777" w:rsidR="003266E2" w:rsidRPr="00E435DE" w:rsidRDefault="003266E2" w:rsidP="003266E2">
      <w:pPr>
        <w:pStyle w:val="ListParagraph"/>
        <w:numPr>
          <w:ilvl w:val="0"/>
          <w:numId w:val="13"/>
        </w:numPr>
        <w:ind w:left="714" w:hanging="357"/>
        <w:jc w:val="left"/>
        <w:rPr>
          <w:lang w:val="en-US"/>
        </w:rPr>
      </w:pPr>
      <w:r w:rsidRPr="00E435DE">
        <w:rPr>
          <w:lang w:val="en-US"/>
        </w:rPr>
        <w:t>Schwartz J., Dockery D. W.Increased mortality in Philadelphia associated with daily air pollution concentrations. Am. Rev. Respir. Dis.</w:t>
      </w:r>
    </w:p>
    <w:p w14:paraId="49C6348D" w14:textId="77777777" w:rsidR="003266E2" w:rsidRPr="00E435DE" w:rsidRDefault="003266E2" w:rsidP="003266E2">
      <w:pPr>
        <w:pStyle w:val="ListParagraph"/>
        <w:numPr>
          <w:ilvl w:val="0"/>
          <w:numId w:val="13"/>
        </w:numPr>
        <w:ind w:left="714" w:hanging="357"/>
        <w:jc w:val="left"/>
        <w:rPr>
          <w:lang w:val="en-US"/>
        </w:rPr>
      </w:pPr>
      <w:r w:rsidRPr="006D597A">
        <w:rPr>
          <w:lang w:val="de-DE"/>
        </w:rPr>
        <w:t xml:space="preserve">Spix C., Heinrich J., Dockery D., Schwartz J., Volksch G., Schwinkowski K., Collen C., Wichmann H. E.Air pollution and daily mortality in Erfurt, East Germany, 1980–1989. </w:t>
      </w:r>
      <w:r w:rsidR="000C04AD">
        <w:rPr>
          <w:lang w:val="en-US"/>
        </w:rPr>
        <w:t>Environ. Health Perspect.</w:t>
      </w:r>
    </w:p>
    <w:p w14:paraId="53DADBB0" w14:textId="77777777" w:rsidR="000C04AD" w:rsidRPr="000C04AD" w:rsidRDefault="003266E2" w:rsidP="000C04AD">
      <w:pPr>
        <w:pStyle w:val="ListParagraph"/>
        <w:numPr>
          <w:ilvl w:val="0"/>
          <w:numId w:val="13"/>
        </w:numPr>
        <w:ind w:left="714" w:hanging="357"/>
        <w:jc w:val="left"/>
        <w:rPr>
          <w:lang w:val="en-US"/>
        </w:rPr>
      </w:pPr>
      <w:r w:rsidRPr="00E435DE">
        <w:rPr>
          <w:lang w:val="en-US"/>
        </w:rPr>
        <w:t>Dockery D., Pope A., Xu X., Spengler J. D., Ware J. D., Fay M. E., Ferris B. J., Speizer F. E.An association between air pollution and mortality in six U.S. cities. N. Engl. J. Med.</w:t>
      </w:r>
    </w:p>
    <w:p w14:paraId="0E2AE04F" w14:textId="77777777" w:rsidR="003266E2" w:rsidRPr="00E435DE" w:rsidRDefault="003266E2" w:rsidP="003266E2">
      <w:pPr>
        <w:pStyle w:val="ListParagraph"/>
        <w:numPr>
          <w:ilvl w:val="0"/>
          <w:numId w:val="13"/>
        </w:numPr>
        <w:ind w:left="714" w:hanging="357"/>
        <w:jc w:val="left"/>
        <w:rPr>
          <w:lang w:val="en-US"/>
        </w:rPr>
      </w:pPr>
      <w:r w:rsidRPr="00E435DE">
        <w:rPr>
          <w:lang w:val="en-US"/>
        </w:rPr>
        <w:t>Touloumi G., Pocock S. J., Katsouyanni K., Trichopoulos D.Short-term effects of air pollution on daily mortality in Athens—a time-seri</w:t>
      </w:r>
      <w:r w:rsidR="000C04AD">
        <w:rPr>
          <w:lang w:val="en-US"/>
        </w:rPr>
        <w:t>es analysis. Int. J. Epidemiol.</w:t>
      </w:r>
    </w:p>
    <w:p w14:paraId="1DEBE35C" w14:textId="77777777" w:rsidR="003266E2" w:rsidRPr="00E435DE" w:rsidRDefault="003266E2" w:rsidP="003266E2">
      <w:pPr>
        <w:pStyle w:val="ListParagraph"/>
        <w:numPr>
          <w:ilvl w:val="0"/>
          <w:numId w:val="13"/>
        </w:numPr>
        <w:ind w:left="714" w:hanging="357"/>
        <w:jc w:val="left"/>
        <w:rPr>
          <w:lang w:val="en-US"/>
        </w:rPr>
      </w:pPr>
      <w:r w:rsidRPr="00E435DE">
        <w:rPr>
          <w:lang w:val="en-US"/>
        </w:rPr>
        <w:t>Schwartz J.Air pollution and daily mortality: a review and meta-analysis. Environ. Res.</w:t>
      </w:r>
    </w:p>
    <w:p w14:paraId="7D7DFDC9" w14:textId="77777777" w:rsidR="003266E2" w:rsidRPr="00E435DE" w:rsidRDefault="003266E2" w:rsidP="003266E2">
      <w:pPr>
        <w:pStyle w:val="ListParagraph"/>
        <w:numPr>
          <w:ilvl w:val="0"/>
          <w:numId w:val="13"/>
        </w:numPr>
        <w:ind w:left="714" w:hanging="357"/>
        <w:jc w:val="left"/>
        <w:rPr>
          <w:lang w:val="en-US"/>
        </w:rPr>
      </w:pPr>
      <w:r w:rsidRPr="00E435DE">
        <w:rPr>
          <w:lang w:val="en-US"/>
        </w:rPr>
        <w:t>Pope A., Thun M., Namboodiri M., Dockery H. D. W., Evans J. S., Speizer F. E., Heath C. W.Particulate air pollution as a predictor of mortality in a prospective study of U.S. adults. Am. J. Respir. Crit. Care Med.</w:t>
      </w:r>
    </w:p>
    <w:p w14:paraId="657DFF27" w14:textId="77777777" w:rsidR="003266E2" w:rsidRPr="00E435DE" w:rsidRDefault="003266E2" w:rsidP="003266E2">
      <w:pPr>
        <w:pStyle w:val="ListParagraph"/>
        <w:numPr>
          <w:ilvl w:val="0"/>
          <w:numId w:val="13"/>
        </w:numPr>
        <w:ind w:left="714" w:hanging="357"/>
        <w:jc w:val="left"/>
        <w:rPr>
          <w:lang w:val="en-US"/>
        </w:rPr>
      </w:pPr>
      <w:r w:rsidRPr="00E435DE">
        <w:rPr>
          <w:lang w:val="en-US"/>
        </w:rPr>
        <w:t>Schwartz J., Morris R.Air pollution and hospital admissions for cardiovascular disease in Detroit, Michigan. Am. J. Epidemiol.</w:t>
      </w:r>
    </w:p>
    <w:p w14:paraId="2DB2742E" w14:textId="77777777" w:rsidR="003266E2" w:rsidRPr="00E435DE" w:rsidRDefault="003266E2" w:rsidP="003266E2">
      <w:pPr>
        <w:pStyle w:val="ListParagraph"/>
        <w:numPr>
          <w:ilvl w:val="0"/>
          <w:numId w:val="13"/>
        </w:numPr>
        <w:ind w:left="714" w:hanging="357"/>
        <w:jc w:val="left"/>
        <w:rPr>
          <w:lang w:val="en-US"/>
        </w:rPr>
      </w:pPr>
      <w:r w:rsidRPr="00E435DE">
        <w:rPr>
          <w:lang w:val="en-US"/>
        </w:rPr>
        <w:t>Burnett R., Dales R., Krewski D., Vincent R., Dann T., Brook J. Associations between ambient particulate sulfate and admissions to Ontario Hospitals for cardiac and respiratory diseases. Am. J. Epidemiol.</w:t>
      </w:r>
    </w:p>
    <w:p w14:paraId="321FC99A" w14:textId="77777777" w:rsidR="003266E2" w:rsidRDefault="003266E2" w:rsidP="003266E2">
      <w:pPr>
        <w:pStyle w:val="ListParagraph"/>
        <w:numPr>
          <w:ilvl w:val="0"/>
          <w:numId w:val="13"/>
        </w:numPr>
        <w:ind w:left="714" w:hanging="357"/>
        <w:jc w:val="left"/>
        <w:rPr>
          <w:lang w:val="fr-FR"/>
        </w:rPr>
      </w:pPr>
      <w:r w:rsidRPr="00E435DE">
        <w:rPr>
          <w:lang w:val="fr-FR"/>
        </w:rPr>
        <w:t xml:space="preserve">AirPaca. Association de surveillance de la qualité de l'air agréée par le ministère de l'environnement – URL – </w:t>
      </w:r>
      <w:hyperlink r:id="rId38" w:history="1">
        <w:r w:rsidRPr="001E6DF0">
          <w:rPr>
            <w:rStyle w:val="Hyperlink"/>
            <w:lang w:val="fr-FR"/>
          </w:rPr>
          <w:t>http://www.airpaca.org/</w:t>
        </w:r>
      </w:hyperlink>
    </w:p>
    <w:p w14:paraId="0885D7F7" w14:textId="77777777" w:rsidR="003266E2" w:rsidRDefault="003266E2" w:rsidP="003266E2">
      <w:pPr>
        <w:pStyle w:val="ListParagraph"/>
        <w:numPr>
          <w:ilvl w:val="0"/>
          <w:numId w:val="13"/>
        </w:numPr>
        <w:jc w:val="left"/>
        <w:rPr>
          <w:lang w:val="en-US"/>
        </w:rPr>
      </w:pPr>
      <w:r w:rsidRPr="007E3A7C">
        <w:rPr>
          <w:lang w:val="en-US"/>
        </w:rPr>
        <w:t>Wikipedia. R (programming language)</w:t>
      </w:r>
      <w:r>
        <w:rPr>
          <w:lang w:val="en-US"/>
        </w:rPr>
        <w:t xml:space="preserve"> </w:t>
      </w:r>
      <w:r w:rsidRPr="007E3A7C">
        <w:rPr>
          <w:lang w:val="en-US"/>
        </w:rPr>
        <w:t xml:space="preserve">– URL – </w:t>
      </w:r>
      <w:hyperlink r:id="rId39" w:history="1">
        <w:r w:rsidRPr="001E6DF0">
          <w:rPr>
            <w:rStyle w:val="Hyperlink"/>
            <w:lang w:val="en-US"/>
          </w:rPr>
          <w:t>https://en.wikipedia.org/wiki/R_(programming_language)</w:t>
        </w:r>
      </w:hyperlink>
    </w:p>
    <w:p w14:paraId="11BAC8FE" w14:textId="77777777" w:rsidR="009F463F" w:rsidRDefault="009F463F" w:rsidP="00A415CF">
      <w:pPr>
        <w:pStyle w:val="ListParagraph"/>
        <w:numPr>
          <w:ilvl w:val="0"/>
          <w:numId w:val="13"/>
        </w:numPr>
        <w:jc w:val="left"/>
        <w:rPr>
          <w:rStyle w:val="Hyperlink"/>
          <w:lang w:val="en-US"/>
        </w:rPr>
      </w:pPr>
      <w:r w:rsidRPr="007E3A7C">
        <w:rPr>
          <w:lang w:val="en-US"/>
        </w:rPr>
        <w:t>Wikipedia</w:t>
      </w:r>
      <w:r>
        <w:rPr>
          <w:lang w:val="en-US"/>
        </w:rPr>
        <w:t xml:space="preserve">. </w:t>
      </w:r>
      <w:r w:rsidR="003266E2" w:rsidRPr="007A5A03">
        <w:rPr>
          <w:lang w:val="en-US"/>
        </w:rPr>
        <w:t>Correlation and dependence</w:t>
      </w:r>
      <w:r w:rsidR="003266E2">
        <w:rPr>
          <w:lang w:val="en-US"/>
        </w:rPr>
        <w:t xml:space="preserve"> </w:t>
      </w:r>
      <w:r w:rsidR="003266E2" w:rsidRPr="007E3A7C">
        <w:rPr>
          <w:lang w:val="en-US"/>
        </w:rPr>
        <w:t xml:space="preserve">– URL – </w:t>
      </w:r>
      <w:hyperlink r:id="rId40" w:history="1">
        <w:r w:rsidR="003266E2" w:rsidRPr="00723759">
          <w:rPr>
            <w:rStyle w:val="Hyperlink"/>
            <w:lang w:val="en-US"/>
          </w:rPr>
          <w:t>https://en.wikipedia.org/wiki/Correlation_and_dependence</w:t>
        </w:r>
      </w:hyperlink>
    </w:p>
    <w:p w14:paraId="45BD7CD5" w14:textId="1ED297F9" w:rsidR="009F463F" w:rsidRPr="004F677E" w:rsidRDefault="009F463F" w:rsidP="004B1AAD">
      <w:pPr>
        <w:pStyle w:val="ListParagraph"/>
        <w:numPr>
          <w:ilvl w:val="0"/>
          <w:numId w:val="13"/>
        </w:numPr>
        <w:jc w:val="left"/>
        <w:rPr>
          <w:rStyle w:val="Hyperlink"/>
          <w:color w:val="auto"/>
          <w:u w:val="none"/>
          <w:lang w:val="en-US"/>
        </w:rPr>
      </w:pPr>
      <w:r w:rsidRPr="007E3A7C">
        <w:rPr>
          <w:lang w:val="en-US"/>
        </w:rPr>
        <w:t>Wikipedia</w:t>
      </w:r>
      <w:r>
        <w:rPr>
          <w:lang w:val="en-US"/>
        </w:rPr>
        <w:t xml:space="preserve">. </w:t>
      </w:r>
      <w:r w:rsidRPr="009F463F">
        <w:rPr>
          <w:lang w:val="en-US"/>
        </w:rPr>
        <w:t>Scrum (software development)</w:t>
      </w:r>
      <w:r w:rsidR="004B1AAD">
        <w:rPr>
          <w:lang w:val="en-US"/>
        </w:rPr>
        <w:t xml:space="preserve"> </w:t>
      </w:r>
      <w:r w:rsidRPr="004B1AAD">
        <w:rPr>
          <w:lang w:val="en-US"/>
        </w:rPr>
        <w:t xml:space="preserve">– URL – </w:t>
      </w:r>
      <w:hyperlink r:id="rId41" w:history="1">
        <w:r w:rsidRPr="004B1AAD">
          <w:rPr>
            <w:rStyle w:val="Hyperlink"/>
            <w:lang w:val="en-US"/>
          </w:rPr>
          <w:t>https://en.wikipedia.org/wiki/Scrum_(software_development)</w:t>
        </w:r>
      </w:hyperlink>
    </w:p>
    <w:p w14:paraId="2E1CB568" w14:textId="79F694DB" w:rsidR="004F677E" w:rsidRPr="004F677E" w:rsidRDefault="004F677E" w:rsidP="004F677E">
      <w:pPr>
        <w:pStyle w:val="ListParagraph"/>
        <w:numPr>
          <w:ilvl w:val="0"/>
          <w:numId w:val="13"/>
        </w:numPr>
        <w:rPr>
          <w:lang w:val="fr-FR"/>
        </w:rPr>
      </w:pPr>
      <w:r w:rsidRPr="004F677E">
        <w:rPr>
          <w:lang w:val="fr-FR"/>
        </w:rPr>
        <w:t>G. Mopolo-Moké, course Big Data et les SGBDs NoSQL, 2016</w:t>
      </w:r>
    </w:p>
    <w:p w14:paraId="1E682250" w14:textId="6A94C35C" w:rsidR="004F677E" w:rsidRPr="004F677E" w:rsidRDefault="004F677E" w:rsidP="004F677E">
      <w:pPr>
        <w:pStyle w:val="ListParagraph"/>
        <w:numPr>
          <w:ilvl w:val="0"/>
          <w:numId w:val="13"/>
        </w:numPr>
        <w:rPr>
          <w:lang w:val="en-US"/>
        </w:rPr>
      </w:pPr>
      <w:r w:rsidRPr="004F677E">
        <w:rPr>
          <w:lang w:val="en-US"/>
        </w:rPr>
        <w:t>N. Pasquier, Data Analytics &amp; Mining course, 2016</w:t>
      </w:r>
    </w:p>
    <w:p w14:paraId="1BF90E23" w14:textId="6A4BA477" w:rsidR="004F677E" w:rsidRPr="004F677E" w:rsidRDefault="004F677E" w:rsidP="004F677E">
      <w:pPr>
        <w:pStyle w:val="ListParagraph"/>
        <w:numPr>
          <w:ilvl w:val="0"/>
          <w:numId w:val="13"/>
        </w:numPr>
        <w:rPr>
          <w:lang w:val="fr-FR"/>
        </w:rPr>
      </w:pPr>
      <w:r w:rsidRPr="004F677E">
        <w:rPr>
          <w:lang w:val="fr-FR"/>
        </w:rPr>
        <w:t>B. Renaut, Introduction à Hadoop &amp; MapReduce course, 2015</w:t>
      </w:r>
    </w:p>
    <w:p w14:paraId="654F8FFA" w14:textId="390FF327" w:rsidR="004F677E" w:rsidRPr="004F677E" w:rsidRDefault="004F677E" w:rsidP="004F677E">
      <w:pPr>
        <w:pStyle w:val="ListParagraph"/>
        <w:numPr>
          <w:ilvl w:val="0"/>
          <w:numId w:val="13"/>
        </w:numPr>
        <w:rPr>
          <w:lang w:val="fr-FR"/>
        </w:rPr>
      </w:pPr>
      <w:r w:rsidRPr="004F677E">
        <w:rPr>
          <w:lang w:val="fr-FR"/>
        </w:rPr>
        <w:t>S. Miranda, course Introduction stratégique des Bases de Données à Big</w:t>
      </w:r>
      <w:r>
        <w:rPr>
          <w:lang w:val="fr-FR"/>
        </w:rPr>
        <w:t xml:space="preserve"> </w:t>
      </w:r>
      <w:r w:rsidRPr="004F677E">
        <w:rPr>
          <w:lang w:val="fr-FR"/>
        </w:rPr>
        <w:t>Data, 2015</w:t>
      </w:r>
    </w:p>
    <w:bookmarkEnd w:id="110"/>
    <w:p w14:paraId="101CEDEC" w14:textId="77777777" w:rsidR="004F677E" w:rsidRPr="004F677E" w:rsidRDefault="004F677E" w:rsidP="004F677E">
      <w:pPr>
        <w:pStyle w:val="ListParagraph"/>
        <w:ind w:firstLine="0"/>
        <w:jc w:val="left"/>
        <w:rPr>
          <w:lang w:val="fr-FR"/>
        </w:rPr>
      </w:pPr>
    </w:p>
    <w:p w14:paraId="116AD8F0" w14:textId="77777777" w:rsidR="003266E2" w:rsidRPr="004F677E" w:rsidRDefault="003266E2" w:rsidP="009F463F">
      <w:pPr>
        <w:pStyle w:val="ListParagraph"/>
        <w:numPr>
          <w:ilvl w:val="0"/>
          <w:numId w:val="13"/>
        </w:numPr>
        <w:jc w:val="left"/>
        <w:rPr>
          <w:color w:val="0563C1" w:themeColor="hyperlink"/>
          <w:u w:val="single"/>
          <w:lang w:val="fr-FR"/>
        </w:rPr>
      </w:pPr>
      <w:r w:rsidRPr="004F677E">
        <w:rPr>
          <w:szCs w:val="24"/>
          <w:lang w:val="fr-FR"/>
        </w:rPr>
        <w:br w:type="page"/>
      </w:r>
    </w:p>
    <w:p w14:paraId="4B1135B2" w14:textId="77777777" w:rsidR="0033018B" w:rsidRPr="00A67B39" w:rsidRDefault="0033018B" w:rsidP="00353A69">
      <w:pPr>
        <w:pStyle w:val="Heading1"/>
        <w:rPr>
          <w:lang w:val="en-US"/>
        </w:rPr>
      </w:pPr>
      <w:bookmarkStart w:id="111" w:name="_Annexes_1"/>
      <w:bookmarkStart w:id="112" w:name="_Toc478116899"/>
      <w:bookmarkEnd w:id="111"/>
      <w:r w:rsidRPr="00A67B39">
        <w:rPr>
          <w:lang w:val="en-US"/>
        </w:rPr>
        <w:lastRenderedPageBreak/>
        <w:t>Annexes</w:t>
      </w:r>
      <w:bookmarkEnd w:id="112"/>
    </w:p>
    <w:p w14:paraId="6E45C494" w14:textId="77777777" w:rsidR="006326ED" w:rsidRPr="00D8350E" w:rsidRDefault="00DD2745" w:rsidP="006326ED">
      <w:pPr>
        <w:rPr>
          <w:i/>
          <w:u w:val="single"/>
          <w:lang w:val="en-US"/>
        </w:rPr>
      </w:pPr>
      <w:r w:rsidRPr="00D8350E">
        <w:rPr>
          <w:i/>
          <w:u w:val="single"/>
          <w:lang w:val="en-US"/>
        </w:rPr>
        <w:t>Annex</w:t>
      </w:r>
      <w:r w:rsidR="006326ED" w:rsidRPr="00D8350E">
        <w:rPr>
          <w:i/>
          <w:u w:val="single"/>
          <w:lang w:val="en-US"/>
        </w:rPr>
        <w:t xml:space="preserve"> 1. Scrum </w:t>
      </w:r>
      <w:r w:rsidRPr="00D8350E">
        <w:rPr>
          <w:i/>
          <w:u w:val="single"/>
          <w:lang w:val="en-US"/>
        </w:rPr>
        <w:t>methodology</w:t>
      </w:r>
      <w:r w:rsidR="006326ED" w:rsidRPr="00D8350E">
        <w:rPr>
          <w:i/>
          <w:u w:val="single"/>
          <w:lang w:val="en-US"/>
        </w:rPr>
        <w:t xml:space="preserve"> of project organization</w:t>
      </w:r>
    </w:p>
    <w:p w14:paraId="05935695" w14:textId="77777777" w:rsidR="006326ED" w:rsidRDefault="006326ED" w:rsidP="006326ED">
      <w:pPr>
        <w:rPr>
          <w:lang w:val="en-US"/>
        </w:rPr>
      </w:pPr>
      <w:r>
        <w:rPr>
          <w:lang w:val="en-US"/>
        </w:rPr>
        <w:t>It is</w:t>
      </w:r>
      <w:r w:rsidRPr="00174859">
        <w:rPr>
          <w:lang w:val="en-US"/>
        </w:rPr>
        <w:t xml:space="preserve"> </w:t>
      </w:r>
      <w:r>
        <w:rPr>
          <w:lang w:val="en-US"/>
        </w:rPr>
        <w:t xml:space="preserve">the </w:t>
      </w:r>
      <w:r w:rsidRPr="00174859">
        <w:rPr>
          <w:lang w:val="en-US"/>
        </w:rPr>
        <w:t xml:space="preserve">methodology </w:t>
      </w:r>
      <w:r>
        <w:rPr>
          <w:lang w:val="en-US"/>
        </w:rPr>
        <w:t>of agile development software. It</w:t>
      </w:r>
      <w:r w:rsidRPr="00174859">
        <w:rPr>
          <w:lang w:val="en-US"/>
        </w:rPr>
        <w:t xml:space="preserve"> focuses on the quality control of the development process. The project is divided into releases, which are divided into iterations, called "Sprint"</w:t>
      </w:r>
      <w:r>
        <w:rPr>
          <w:lang w:val="en-US"/>
        </w:rPr>
        <w:t xml:space="preserve"> (</w:t>
      </w:r>
      <w:hyperlink w:anchor="_Reference_and_bibliography" w:history="1">
        <w:r w:rsidRPr="009F463F">
          <w:rPr>
            <w:rStyle w:val="Hyperlink"/>
            <w:lang w:val="en-US"/>
          </w:rPr>
          <w:t>23</w:t>
        </w:r>
      </w:hyperlink>
      <w:r>
        <w:rPr>
          <w:lang w:val="en-US"/>
        </w:rPr>
        <w:t>)</w:t>
      </w:r>
      <w:r w:rsidRPr="00174859">
        <w:rPr>
          <w:lang w:val="en-US"/>
        </w:rPr>
        <w:t xml:space="preserve">. </w:t>
      </w:r>
      <w:r>
        <w:rPr>
          <w:lang w:val="en-US"/>
        </w:rPr>
        <w:t xml:space="preserve">The </w:t>
      </w:r>
      <w:r w:rsidRPr="00174859">
        <w:rPr>
          <w:lang w:val="en-US"/>
        </w:rPr>
        <w:t xml:space="preserve">release is a major objective of the project, </w:t>
      </w:r>
      <w:r>
        <w:rPr>
          <w:lang w:val="en-US"/>
        </w:rPr>
        <w:t xml:space="preserve">and the </w:t>
      </w:r>
      <w:r w:rsidRPr="00174859">
        <w:rPr>
          <w:lang w:val="en-US"/>
        </w:rPr>
        <w:t>sprint is for a minor (or intermediate) objective.</w:t>
      </w:r>
      <w:r>
        <w:rPr>
          <w:lang w:val="en-US"/>
        </w:rPr>
        <w:t xml:space="preserve"> </w:t>
      </w:r>
      <w:r w:rsidRPr="00174859">
        <w:rPr>
          <w:lang w:val="en-US"/>
        </w:rPr>
        <w:t xml:space="preserve">The duration of the sprint should be on average 2 to 3 weeks. </w:t>
      </w:r>
    </w:p>
    <w:p w14:paraId="006D4C81" w14:textId="77777777" w:rsidR="006326ED" w:rsidRDefault="006326ED" w:rsidP="006326ED">
      <w:pPr>
        <w:rPr>
          <w:lang w:val="en-US"/>
        </w:rPr>
      </w:pPr>
      <w:r w:rsidRPr="009A28EF">
        <w:rPr>
          <w:lang w:val="en-US"/>
        </w:rPr>
        <w:t xml:space="preserve">The roles and responsibilities are divided into </w:t>
      </w:r>
      <w:r>
        <w:rPr>
          <w:lang w:val="en-US"/>
        </w:rPr>
        <w:t>three</w:t>
      </w:r>
      <w:r w:rsidRPr="009A28EF">
        <w:rPr>
          <w:lang w:val="en-US"/>
        </w:rPr>
        <w:t xml:space="preserve"> categories, </w:t>
      </w:r>
      <w:r>
        <w:rPr>
          <w:lang w:val="en-US"/>
        </w:rPr>
        <w:t>a</w:t>
      </w:r>
      <w:r w:rsidRPr="009A28EF">
        <w:rPr>
          <w:lang w:val="en-US"/>
        </w:rPr>
        <w:t xml:space="preserve">ccording to the Scrum method: </w:t>
      </w:r>
      <w:r>
        <w:rPr>
          <w:lang w:val="en-US"/>
        </w:rPr>
        <w:t xml:space="preserve">The </w:t>
      </w:r>
      <w:r w:rsidRPr="009A28EF">
        <w:rPr>
          <w:lang w:val="en-US"/>
        </w:rPr>
        <w:t>Product Owner</w:t>
      </w:r>
      <w:r>
        <w:rPr>
          <w:lang w:val="en-US"/>
        </w:rPr>
        <w:t>s,</w:t>
      </w:r>
      <w:r w:rsidRPr="009A28EF">
        <w:rPr>
          <w:lang w:val="en-US"/>
        </w:rPr>
        <w:t xml:space="preserve"> </w:t>
      </w:r>
      <w:r w:rsidRPr="0002565E">
        <w:rPr>
          <w:lang w:val="en-US"/>
        </w:rPr>
        <w:t xml:space="preserve">The </w:t>
      </w:r>
      <w:r>
        <w:rPr>
          <w:lang w:val="en-US"/>
        </w:rPr>
        <w:t xml:space="preserve">Scrum Master </w:t>
      </w:r>
      <w:r w:rsidRPr="009A28EF">
        <w:rPr>
          <w:lang w:val="en-US"/>
        </w:rPr>
        <w:t>and The Development Team</w:t>
      </w:r>
      <w:r>
        <w:rPr>
          <w:lang w:val="en-US"/>
        </w:rPr>
        <w:t xml:space="preserve">. </w:t>
      </w:r>
    </w:p>
    <w:p w14:paraId="7C1C9114" w14:textId="77777777" w:rsidR="006326ED" w:rsidRDefault="006326ED" w:rsidP="006326ED">
      <w:pPr>
        <w:pStyle w:val="ListParagraph"/>
        <w:numPr>
          <w:ilvl w:val="0"/>
          <w:numId w:val="8"/>
        </w:numPr>
        <w:ind w:left="0" w:firstLine="567"/>
        <w:rPr>
          <w:lang w:val="en-US"/>
        </w:rPr>
      </w:pPr>
      <w:r w:rsidRPr="00690754">
        <w:rPr>
          <w:lang w:val="en-US"/>
        </w:rPr>
        <w:t>The Product Owners</w:t>
      </w:r>
    </w:p>
    <w:p w14:paraId="6EF6B083" w14:textId="77777777" w:rsidR="006326ED" w:rsidRPr="00690754" w:rsidRDefault="006326ED" w:rsidP="006326ED">
      <w:pPr>
        <w:pStyle w:val="ListParagraph"/>
        <w:ind w:left="0"/>
        <w:rPr>
          <w:lang w:val="en-US"/>
        </w:rPr>
      </w:pPr>
      <w:r w:rsidRPr="00084472">
        <w:rPr>
          <w:lang w:val="en-US"/>
        </w:rPr>
        <w:t>The Product Owner represents the product's stakeholders and the voice of the customer</w:t>
      </w:r>
      <w:r>
        <w:rPr>
          <w:lang w:val="en-US"/>
        </w:rPr>
        <w:t xml:space="preserve">. </w:t>
      </w:r>
    </w:p>
    <w:p w14:paraId="08DE8DE6" w14:textId="77777777" w:rsidR="006326ED" w:rsidRPr="0002565E" w:rsidRDefault="006326ED" w:rsidP="006326ED">
      <w:pPr>
        <w:pStyle w:val="ListParagraph"/>
        <w:numPr>
          <w:ilvl w:val="0"/>
          <w:numId w:val="8"/>
        </w:numPr>
        <w:ind w:left="0" w:firstLine="567"/>
        <w:rPr>
          <w:lang w:val="en-US"/>
        </w:rPr>
      </w:pPr>
      <w:r w:rsidRPr="0002565E">
        <w:rPr>
          <w:lang w:val="en-US"/>
        </w:rPr>
        <w:t xml:space="preserve">The Scrum Master </w:t>
      </w:r>
    </w:p>
    <w:p w14:paraId="5CF67137" w14:textId="77777777" w:rsidR="006326ED" w:rsidRDefault="006326ED" w:rsidP="006326ED">
      <w:pPr>
        <w:rPr>
          <w:lang w:val="en-US"/>
        </w:rPr>
      </w:pPr>
      <w:r w:rsidRPr="0002565E">
        <w:rPr>
          <w:lang w:val="en-US"/>
        </w:rPr>
        <w:t>Scrum Master is accountable for removing impediments to the ability of the team to deliver the product goals and deliverables. The Scrum Master ensures that the Scrum framework is followed. The Scrum Master helps to ensure the team follows the agreed processes in the Scrum framework, often facilitates key sessions, and encourages the team to improve.</w:t>
      </w:r>
    </w:p>
    <w:p w14:paraId="756241D0" w14:textId="77777777" w:rsidR="006326ED" w:rsidRPr="0002565E" w:rsidRDefault="006326ED" w:rsidP="006326ED">
      <w:pPr>
        <w:pStyle w:val="ListParagraph"/>
        <w:numPr>
          <w:ilvl w:val="0"/>
          <w:numId w:val="8"/>
        </w:numPr>
        <w:ind w:left="0" w:firstLine="567"/>
        <w:rPr>
          <w:lang w:val="en-US"/>
        </w:rPr>
      </w:pPr>
      <w:r w:rsidRPr="0002565E">
        <w:rPr>
          <w:lang w:val="en-US"/>
        </w:rPr>
        <w:t>The Development Team</w:t>
      </w:r>
    </w:p>
    <w:p w14:paraId="5583CBE9" w14:textId="77777777" w:rsidR="006326ED" w:rsidRPr="00D8350E" w:rsidRDefault="006326ED" w:rsidP="00D8350E">
      <w:pPr>
        <w:rPr>
          <w:lang w:val="en-US"/>
        </w:rPr>
      </w:pPr>
      <w:r w:rsidRPr="0002565E">
        <w:rPr>
          <w:lang w:val="en-US"/>
        </w:rPr>
        <w:t xml:space="preserve">The Development Team is responsible for delivering potentially shippable increments of product at the end of each Sprint (the Sprint goal). A team do the actual work (analyse, design, develop, test, technical communication, document, etc.). </w:t>
      </w:r>
    </w:p>
    <w:p w14:paraId="3B5063CB" w14:textId="04746816" w:rsidR="00370C5A" w:rsidRPr="00D8350E" w:rsidRDefault="00D8350E" w:rsidP="00370C5A">
      <w:pPr>
        <w:rPr>
          <w:i/>
          <w:u w:val="single"/>
          <w:lang w:val="en-US"/>
        </w:rPr>
      </w:pPr>
      <w:r w:rsidRPr="00D8350E">
        <w:rPr>
          <w:i/>
          <w:u w:val="single"/>
          <w:lang w:val="en-US"/>
        </w:rPr>
        <w:t>Annex</w:t>
      </w:r>
      <w:r w:rsidR="003E5BDA" w:rsidRPr="00D8350E">
        <w:rPr>
          <w:i/>
          <w:u w:val="single"/>
          <w:lang w:val="en-US"/>
        </w:rPr>
        <w:t xml:space="preserve"> </w:t>
      </w:r>
      <w:r>
        <w:rPr>
          <w:i/>
          <w:u w:val="single"/>
          <w:lang w:val="en-US"/>
        </w:rPr>
        <w:t>2</w:t>
      </w:r>
      <w:r w:rsidR="00980DA5" w:rsidRPr="00D8350E">
        <w:rPr>
          <w:i/>
          <w:u w:val="single"/>
          <w:lang w:val="en-US"/>
        </w:rPr>
        <w:t xml:space="preserve">: </w:t>
      </w:r>
      <w:r w:rsidR="00D31CDF" w:rsidRPr="00D8350E">
        <w:rPr>
          <w:i/>
          <w:u w:val="single"/>
          <w:lang w:val="en-US"/>
        </w:rPr>
        <w:t>Project Plan</w:t>
      </w:r>
    </w:p>
    <w:p w14:paraId="41FB65FC" w14:textId="575E3CD7" w:rsidR="001A63D8" w:rsidRDefault="00D8350E" w:rsidP="002315DF">
      <w:pPr>
        <w:rPr>
          <w:i/>
          <w:u w:val="single"/>
          <w:lang w:val="en-US"/>
        </w:rPr>
      </w:pPr>
      <w:r w:rsidRPr="00D8350E">
        <w:rPr>
          <w:i/>
          <w:u w:val="single"/>
          <w:lang w:val="en-US"/>
        </w:rPr>
        <w:t>Annex</w:t>
      </w:r>
      <w:r w:rsidR="008159DC" w:rsidRPr="00D8350E">
        <w:rPr>
          <w:i/>
          <w:u w:val="single"/>
          <w:lang w:val="en-US"/>
        </w:rPr>
        <w:t xml:space="preserve"> </w:t>
      </w:r>
      <w:r w:rsidRPr="00D8350E">
        <w:rPr>
          <w:i/>
          <w:u w:val="single"/>
          <w:lang w:val="en-US"/>
        </w:rPr>
        <w:t>3</w:t>
      </w:r>
      <w:r w:rsidR="008159DC" w:rsidRPr="00D8350E">
        <w:rPr>
          <w:i/>
          <w:u w:val="single"/>
          <w:lang w:val="en-US"/>
        </w:rPr>
        <w:t>: Installation guide</w:t>
      </w:r>
    </w:p>
    <w:p w14:paraId="4E0301F5" w14:textId="3ACDD0C5" w:rsidR="0027040E" w:rsidRDefault="0027040E" w:rsidP="0027040E">
      <w:pPr>
        <w:rPr>
          <w:i/>
          <w:u w:val="single"/>
          <w:lang w:val="en-US"/>
        </w:rPr>
      </w:pPr>
      <w:r w:rsidRPr="0027040E">
        <w:rPr>
          <w:i/>
          <w:u w:val="single"/>
          <w:lang w:val="en-US"/>
        </w:rPr>
        <w:t>Annex 4: The description of R data frames</w:t>
      </w:r>
    </w:p>
    <w:p w14:paraId="75D3422A" w14:textId="5AA0DA4D" w:rsidR="003870A7" w:rsidRPr="003870A7" w:rsidRDefault="003870A7" w:rsidP="0027040E">
      <w:pPr>
        <w:rPr>
          <w:lang w:val="en-US"/>
        </w:rPr>
      </w:pPr>
      <w:r w:rsidRPr="003870A7">
        <w:rPr>
          <w:lang w:val="en-US"/>
        </w:rPr>
        <w:t>Example of environmental data frame:</w:t>
      </w:r>
    </w:p>
    <w:p w14:paraId="5D725C86" w14:textId="59AC68FC" w:rsidR="0027040E" w:rsidRDefault="001A63D8" w:rsidP="0027040E">
      <w:pPr>
        <w:rPr>
          <w:i/>
          <w:u w:val="single"/>
          <w:lang w:val="en-US"/>
        </w:rPr>
      </w:pPr>
      <w:r>
        <w:rPr>
          <w:i/>
          <w:noProof/>
          <w:u w:val="single"/>
          <w:lang w:val="en-US"/>
        </w:rPr>
        <w:lastRenderedPageBreak/>
        <w:drawing>
          <wp:inline distT="0" distB="0" distL="0" distR="0" wp14:anchorId="63A116D0" wp14:editId="4D85F915">
            <wp:extent cx="4298069" cy="2464904"/>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4664" cy="2480156"/>
                    </a:xfrm>
                    <a:prstGeom prst="rect">
                      <a:avLst/>
                    </a:prstGeom>
                    <a:noFill/>
                    <a:ln>
                      <a:noFill/>
                    </a:ln>
                  </pic:spPr>
                </pic:pic>
              </a:graphicData>
            </a:graphic>
          </wp:inline>
        </w:drawing>
      </w:r>
    </w:p>
    <w:p w14:paraId="46446B61" w14:textId="7BF4E8AC" w:rsidR="003870A7" w:rsidRPr="00C01069" w:rsidRDefault="003870A7" w:rsidP="0027040E">
      <w:pPr>
        <w:rPr>
          <w:lang w:val="en-US"/>
        </w:rPr>
      </w:pPr>
      <w:r>
        <w:rPr>
          <w:lang w:val="en-US"/>
        </w:rPr>
        <w:t>DAY_ - date, AV_FOR_STATIONS – the average value of this pollutant for all the stations, AVERAGE – the average value of the 2</w:t>
      </w:r>
      <w:r w:rsidR="00F30575">
        <w:rPr>
          <w:lang w:val="en-US"/>
        </w:rPr>
        <w:t>nd</w:t>
      </w:r>
      <w:r>
        <w:rPr>
          <w:lang w:val="en-US"/>
        </w:rPr>
        <w:t xml:space="preserve"> </w:t>
      </w:r>
      <w:r w:rsidR="00F30575">
        <w:rPr>
          <w:lang w:val="en-US"/>
        </w:rPr>
        <w:t>column</w:t>
      </w:r>
      <w:r>
        <w:rPr>
          <w:lang w:val="en-US"/>
        </w:rPr>
        <w:t>, PERCENT_ - delta according to the mean value to calculate the correlation</w:t>
      </w:r>
      <w:r w:rsidR="00C01069" w:rsidRPr="00C01069">
        <w:rPr>
          <w:lang w:val="en-US"/>
        </w:rPr>
        <w:t xml:space="preserve"> (in percentages)</w:t>
      </w:r>
    </w:p>
    <w:p w14:paraId="3574CA18" w14:textId="0436EC51" w:rsidR="003870A7" w:rsidRDefault="003870A7" w:rsidP="0027040E">
      <w:pPr>
        <w:rPr>
          <w:lang w:val="en-US"/>
        </w:rPr>
      </w:pPr>
      <w:r>
        <w:rPr>
          <w:lang w:val="en-US"/>
        </w:rPr>
        <w:t>Example of the patient’s data frame:</w:t>
      </w:r>
    </w:p>
    <w:p w14:paraId="7FA21073" w14:textId="33570F1D" w:rsidR="003870A7" w:rsidRDefault="003870A7" w:rsidP="0027040E">
      <w:pPr>
        <w:rPr>
          <w:lang w:val="en-US"/>
        </w:rPr>
      </w:pPr>
      <w:r>
        <w:rPr>
          <w:noProof/>
          <w:lang w:val="en-US"/>
        </w:rPr>
        <w:drawing>
          <wp:inline distT="0" distB="0" distL="0" distR="0" wp14:anchorId="240E46E5" wp14:editId="00230262">
            <wp:extent cx="4214495" cy="28327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4495" cy="2832735"/>
                    </a:xfrm>
                    <a:prstGeom prst="rect">
                      <a:avLst/>
                    </a:prstGeom>
                    <a:noFill/>
                    <a:ln>
                      <a:noFill/>
                    </a:ln>
                  </pic:spPr>
                </pic:pic>
              </a:graphicData>
            </a:graphic>
          </wp:inline>
        </w:drawing>
      </w:r>
    </w:p>
    <w:p w14:paraId="07557B0D" w14:textId="1E4F268B" w:rsidR="003870A7" w:rsidRDefault="003870A7" w:rsidP="003870A7">
      <w:pPr>
        <w:rPr>
          <w:lang w:val="en-US"/>
        </w:rPr>
      </w:pPr>
      <w:r>
        <w:rPr>
          <w:lang w:val="en-US"/>
        </w:rPr>
        <w:t>DAY_ - date, NUMBEROFPATIENTS – total number of patients for this date, DIFFERENCE - delta according to the mean value to calculate the correlation</w:t>
      </w:r>
      <w:r w:rsidR="00C01069" w:rsidRPr="00C01069">
        <w:rPr>
          <w:lang w:val="en-US"/>
        </w:rPr>
        <w:t xml:space="preserve"> (in percentages)</w:t>
      </w:r>
    </w:p>
    <w:p w14:paraId="5D866661" w14:textId="0E47588F" w:rsidR="002315DF" w:rsidRDefault="002315DF" w:rsidP="003870A7">
      <w:pPr>
        <w:rPr>
          <w:lang w:val="en-US"/>
        </w:rPr>
      </w:pPr>
      <w:r>
        <w:rPr>
          <w:lang w:val="en-US"/>
        </w:rPr>
        <w:t>Grouping patients by diagnosis:</w:t>
      </w:r>
    </w:p>
    <w:tbl>
      <w:tblPr>
        <w:tblStyle w:val="TableGrid"/>
        <w:tblW w:w="0" w:type="auto"/>
        <w:tblLook w:val="04A0" w:firstRow="1" w:lastRow="0" w:firstColumn="1" w:lastColumn="0" w:noHBand="0" w:noVBand="1"/>
      </w:tblPr>
      <w:tblGrid>
        <w:gridCol w:w="9345"/>
      </w:tblGrid>
      <w:tr w:rsidR="00752D25" w:rsidRPr="00060863" w14:paraId="12496B02" w14:textId="77777777" w:rsidTr="00752D25">
        <w:tc>
          <w:tcPr>
            <w:tcW w:w="9345" w:type="dxa"/>
          </w:tcPr>
          <w:p w14:paraId="40A7C30A" w14:textId="77777777" w:rsidR="00752D25" w:rsidRPr="00752D25" w:rsidRDefault="00752D25" w:rsidP="00752D25">
            <w:pPr>
              <w:ind w:firstLine="0"/>
              <w:rPr>
                <w:color w:val="70AD47" w:themeColor="accent6"/>
                <w:lang w:val="en-US"/>
              </w:rPr>
            </w:pPr>
            <w:r w:rsidRPr="00752D25">
              <w:rPr>
                <w:lang w:val="en-US"/>
              </w:rPr>
              <w:t xml:space="preserve">heartPatiensData &lt;- dbGetQuery(conn_oracle, </w:t>
            </w:r>
            <w:r w:rsidRPr="00752D25">
              <w:rPr>
                <w:color w:val="70AD47" w:themeColor="accent6"/>
                <w:lang w:val="en-US"/>
              </w:rPr>
              <w:t>"Select count (*) as numberOfPatients, day_ from</w:t>
            </w:r>
          </w:p>
          <w:p w14:paraId="5C5DD16A" w14:textId="77777777" w:rsidR="00752D25" w:rsidRDefault="00752D25" w:rsidP="00752D25">
            <w:pPr>
              <w:ind w:firstLine="0"/>
              <w:rPr>
                <w:lang w:val="en-US"/>
              </w:rPr>
            </w:pPr>
            <w:r w:rsidRPr="00752D25">
              <w:rPr>
                <w:color w:val="70AD47" w:themeColor="accent6"/>
                <w:lang w:val="en-US"/>
              </w:rPr>
              <w:lastRenderedPageBreak/>
              <w:t>(Select diag1, to_date(substr(admission, 0, 10),'MM/DD/YYYY') as day_ from dyspnee where substr(diag1,0,1)='I') group by day_ order by day_"</w:t>
            </w:r>
            <w:r w:rsidRPr="00752D25">
              <w:rPr>
                <w:lang w:val="en-US"/>
              </w:rPr>
              <w:t>)</w:t>
            </w:r>
          </w:p>
          <w:p w14:paraId="14A1E697" w14:textId="77777777" w:rsidR="00752D25" w:rsidRPr="00752D25" w:rsidRDefault="00752D25" w:rsidP="00752D25">
            <w:pPr>
              <w:ind w:firstLine="0"/>
              <w:rPr>
                <w:color w:val="70AD47" w:themeColor="accent6"/>
                <w:lang w:val="en-US"/>
              </w:rPr>
            </w:pPr>
            <w:r w:rsidRPr="00752D25">
              <w:rPr>
                <w:lang w:val="en-US"/>
              </w:rPr>
              <w:t xml:space="preserve">lungPatiensData &lt;- dbGetQuery(conn_oracle, </w:t>
            </w:r>
            <w:r w:rsidRPr="00752D25">
              <w:rPr>
                <w:color w:val="70AD47" w:themeColor="accent6"/>
                <w:lang w:val="en-US"/>
              </w:rPr>
              <w:t>"Select count (*) as numberOfPatients, day_ from</w:t>
            </w:r>
          </w:p>
          <w:p w14:paraId="38EDB51A" w14:textId="1FBE39D5" w:rsidR="00752D25" w:rsidRDefault="00752D25" w:rsidP="00752D25">
            <w:pPr>
              <w:ind w:firstLine="0"/>
              <w:rPr>
                <w:lang w:val="en-US"/>
              </w:rPr>
            </w:pPr>
            <w:r w:rsidRPr="00752D25">
              <w:rPr>
                <w:color w:val="70AD47" w:themeColor="accent6"/>
                <w:lang w:val="en-US"/>
              </w:rPr>
              <w:t>+ (Select diag1, to_date(substr(admission, 0, 10),'MM/DD/YYYY') as day_ from dyspnee where substr(diag1,0,1)='J') group by day_ order by day_"</w:t>
            </w:r>
            <w:r w:rsidRPr="00752D25">
              <w:rPr>
                <w:lang w:val="en-US"/>
              </w:rPr>
              <w:t>)</w:t>
            </w:r>
          </w:p>
        </w:tc>
      </w:tr>
    </w:tbl>
    <w:p w14:paraId="16F81999" w14:textId="77777777" w:rsidR="00752D25" w:rsidRDefault="00752D25" w:rsidP="003870A7">
      <w:pPr>
        <w:rPr>
          <w:lang w:val="en-US"/>
        </w:rPr>
      </w:pPr>
    </w:p>
    <w:p w14:paraId="6BA9FC75" w14:textId="495042B6" w:rsidR="00752D25" w:rsidRDefault="00752D25" w:rsidP="003870A7">
      <w:pPr>
        <w:rPr>
          <w:lang w:val="en-US"/>
        </w:rPr>
      </w:pPr>
      <w:r>
        <w:rPr>
          <w:lang w:val="en-US"/>
        </w:rPr>
        <w:t>Grouping data by 5 days (example for</w:t>
      </w:r>
      <w:r w:rsidR="00F30575">
        <w:rPr>
          <w:lang w:val="en-US"/>
        </w:rPr>
        <w:t xml:space="preserve"> the</w:t>
      </w:r>
      <w:r>
        <w:rPr>
          <w:lang w:val="en-US"/>
        </w:rPr>
        <w:t xml:space="preserve"> environmental data):</w:t>
      </w:r>
    </w:p>
    <w:tbl>
      <w:tblPr>
        <w:tblStyle w:val="TableGrid"/>
        <w:tblW w:w="0" w:type="auto"/>
        <w:tblLook w:val="04A0" w:firstRow="1" w:lastRow="0" w:firstColumn="1" w:lastColumn="0" w:noHBand="0" w:noVBand="1"/>
      </w:tblPr>
      <w:tblGrid>
        <w:gridCol w:w="9345"/>
      </w:tblGrid>
      <w:tr w:rsidR="00752D25" w:rsidRPr="00060863" w14:paraId="79167109" w14:textId="77777777" w:rsidTr="00752D25">
        <w:tc>
          <w:tcPr>
            <w:tcW w:w="9345" w:type="dxa"/>
          </w:tcPr>
          <w:p w14:paraId="70CFE8EB" w14:textId="77777777" w:rsidR="00752D25" w:rsidRPr="00752D25" w:rsidRDefault="00752D25" w:rsidP="00752D25">
            <w:pPr>
              <w:ind w:firstLine="0"/>
              <w:rPr>
                <w:lang w:val="en-US"/>
              </w:rPr>
            </w:pPr>
            <w:r w:rsidRPr="00752D25">
              <w:rPr>
                <w:lang w:val="en-US"/>
              </w:rPr>
              <w:t>testEnvironmentDataNO &lt;- environmentDataNO</w:t>
            </w:r>
          </w:p>
          <w:p w14:paraId="732784AA" w14:textId="77777777" w:rsidR="00752D25" w:rsidRPr="00752D25" w:rsidRDefault="00752D25" w:rsidP="00752D25">
            <w:pPr>
              <w:ind w:firstLine="0"/>
              <w:rPr>
                <w:lang w:val="en-US"/>
              </w:rPr>
            </w:pPr>
            <w:r w:rsidRPr="00752D25">
              <w:rPr>
                <w:lang w:val="en-US"/>
              </w:rPr>
              <w:t>testEnvironmentDataNO$fifth_day_index &lt;- c(0, rep(1:(nrow(testEnvironmentDataNO)-1)%/%5))</w:t>
            </w:r>
          </w:p>
          <w:p w14:paraId="15F87E6A" w14:textId="7431E1E7" w:rsidR="00752D25" w:rsidRDefault="00752D25" w:rsidP="00752D25">
            <w:pPr>
              <w:ind w:firstLine="0"/>
              <w:rPr>
                <w:lang w:val="en-US"/>
              </w:rPr>
            </w:pPr>
            <w:r w:rsidRPr="00752D25">
              <w:rPr>
                <w:lang w:val="en-US"/>
              </w:rPr>
              <w:t>fiveDaysNO &lt;- group_by(testEnvironmentDataNO, fifth_day_index) %&gt;% summarise(av_value = mean(</w:t>
            </w:r>
            <w:r w:rsidR="00F30575">
              <w:rPr>
                <w:lang w:val="en-US"/>
              </w:rPr>
              <w:t>AV_FOR_STATIONS))</w:t>
            </w:r>
          </w:p>
        </w:tc>
      </w:tr>
    </w:tbl>
    <w:p w14:paraId="0CE71382" w14:textId="77777777" w:rsidR="00752D25" w:rsidRDefault="00752D25" w:rsidP="003870A7">
      <w:pPr>
        <w:rPr>
          <w:lang w:val="en-US"/>
        </w:rPr>
      </w:pPr>
    </w:p>
    <w:p w14:paraId="51EA1A0A" w14:textId="5568E75B" w:rsidR="00C01069" w:rsidRDefault="00C01069" w:rsidP="00C01069">
      <w:pPr>
        <w:rPr>
          <w:lang w:val="en-US"/>
        </w:rPr>
      </w:pPr>
      <w:r w:rsidRPr="003870A7">
        <w:rPr>
          <w:lang w:val="en-US"/>
        </w:rPr>
        <w:t xml:space="preserve">Example of </w:t>
      </w:r>
      <w:r>
        <w:rPr>
          <w:lang w:val="en-US"/>
        </w:rPr>
        <w:t xml:space="preserve">the grouping </w:t>
      </w:r>
      <w:r w:rsidRPr="003870A7">
        <w:rPr>
          <w:lang w:val="en-US"/>
        </w:rPr>
        <w:t>environmental data frame</w:t>
      </w:r>
      <w:r>
        <w:rPr>
          <w:lang w:val="en-US"/>
        </w:rPr>
        <w:t xml:space="preserve"> (by 5 days)</w:t>
      </w:r>
      <w:r w:rsidRPr="003870A7">
        <w:rPr>
          <w:lang w:val="en-US"/>
        </w:rPr>
        <w:t>:</w:t>
      </w:r>
    </w:p>
    <w:p w14:paraId="348064E7" w14:textId="799E98E7" w:rsidR="00C01069" w:rsidRDefault="00C01069" w:rsidP="00C01069">
      <w:pPr>
        <w:rPr>
          <w:lang w:val="en-US"/>
        </w:rPr>
      </w:pPr>
      <w:r>
        <w:rPr>
          <w:noProof/>
          <w:lang w:val="en-US"/>
        </w:rPr>
        <w:drawing>
          <wp:inline distT="0" distB="0" distL="0" distR="0" wp14:anchorId="3ED4996B" wp14:editId="0152654B">
            <wp:extent cx="3230245" cy="294195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30245" cy="2941955"/>
                    </a:xfrm>
                    <a:prstGeom prst="rect">
                      <a:avLst/>
                    </a:prstGeom>
                    <a:noFill/>
                    <a:ln>
                      <a:noFill/>
                    </a:ln>
                  </pic:spPr>
                </pic:pic>
              </a:graphicData>
            </a:graphic>
          </wp:inline>
        </w:drawing>
      </w:r>
    </w:p>
    <w:p w14:paraId="545CC5A3" w14:textId="119052B9" w:rsidR="00C01069" w:rsidRPr="00C01069" w:rsidRDefault="00C01069" w:rsidP="00C01069">
      <w:pPr>
        <w:rPr>
          <w:lang w:val="en-US"/>
        </w:rPr>
      </w:pPr>
      <w:r>
        <w:rPr>
          <w:lang w:val="en-US"/>
        </w:rPr>
        <w:t xml:space="preserve">fifth_day_index – the number of the period, av_value – the average value for this 5 days, PERCENT_ - delta according to the mean value to calculate the correlation </w:t>
      </w:r>
      <w:r w:rsidRPr="00C01069">
        <w:rPr>
          <w:lang w:val="en-US"/>
        </w:rPr>
        <w:t>(in percentages)</w:t>
      </w:r>
    </w:p>
    <w:p w14:paraId="5DE49711" w14:textId="3F9E7138" w:rsidR="00C01069" w:rsidRDefault="00C01069" w:rsidP="00C01069">
      <w:pPr>
        <w:rPr>
          <w:lang w:val="en-US"/>
        </w:rPr>
      </w:pPr>
      <w:r w:rsidRPr="003870A7">
        <w:rPr>
          <w:lang w:val="en-US"/>
        </w:rPr>
        <w:t xml:space="preserve">Example of </w:t>
      </w:r>
      <w:r>
        <w:rPr>
          <w:lang w:val="en-US"/>
        </w:rPr>
        <w:t>the grouping patient’s</w:t>
      </w:r>
      <w:r w:rsidRPr="003870A7">
        <w:rPr>
          <w:lang w:val="en-US"/>
        </w:rPr>
        <w:t xml:space="preserve"> data frame</w:t>
      </w:r>
      <w:r>
        <w:rPr>
          <w:lang w:val="en-US"/>
        </w:rPr>
        <w:t xml:space="preserve"> (by 5 days)</w:t>
      </w:r>
      <w:r w:rsidRPr="003870A7">
        <w:rPr>
          <w:lang w:val="en-US"/>
        </w:rPr>
        <w:t>:</w:t>
      </w:r>
    </w:p>
    <w:p w14:paraId="15BF4124" w14:textId="47E9ED36" w:rsidR="00C01069" w:rsidRPr="003870A7" w:rsidRDefault="00C01069" w:rsidP="00C01069">
      <w:pPr>
        <w:rPr>
          <w:lang w:val="en-US"/>
        </w:rPr>
      </w:pPr>
      <w:r>
        <w:rPr>
          <w:noProof/>
          <w:lang w:val="en-US"/>
        </w:rPr>
        <w:lastRenderedPageBreak/>
        <w:drawing>
          <wp:inline distT="0" distB="0" distL="0" distR="0" wp14:anchorId="25777DF4" wp14:editId="1FB0423D">
            <wp:extent cx="3876040" cy="27133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76040" cy="2713355"/>
                    </a:xfrm>
                    <a:prstGeom prst="rect">
                      <a:avLst/>
                    </a:prstGeom>
                    <a:noFill/>
                    <a:ln>
                      <a:noFill/>
                    </a:ln>
                  </pic:spPr>
                </pic:pic>
              </a:graphicData>
            </a:graphic>
          </wp:inline>
        </w:drawing>
      </w:r>
    </w:p>
    <w:p w14:paraId="1CF35338" w14:textId="3F03A252" w:rsidR="00067082" w:rsidRPr="002315DF" w:rsidRDefault="00C01069" w:rsidP="002315DF">
      <w:pPr>
        <w:rPr>
          <w:lang w:val="en-US"/>
        </w:rPr>
      </w:pPr>
      <w:r>
        <w:rPr>
          <w:lang w:val="en-US"/>
        </w:rPr>
        <w:t xml:space="preserve">fifth_day_index – the number of the period, TOTALNUMBEROFPATIENTS – the total number of patients for this 5 days, PERCENT_ - delta according to the mean value to calculate the correlation </w:t>
      </w:r>
      <w:r w:rsidRPr="00C01069">
        <w:rPr>
          <w:lang w:val="en-US"/>
        </w:rPr>
        <w:t>(in percentages)</w:t>
      </w:r>
    </w:p>
    <w:sectPr w:rsidR="00067082" w:rsidRPr="002315DF">
      <w:footerReference w:type="default" r:id="rId4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A6FE2A" w14:textId="77777777" w:rsidR="00A01B9A" w:rsidRDefault="00A01B9A" w:rsidP="0028789D">
      <w:pPr>
        <w:spacing w:after="0" w:line="240" w:lineRule="auto"/>
      </w:pPr>
      <w:r>
        <w:separator/>
      </w:r>
    </w:p>
  </w:endnote>
  <w:endnote w:type="continuationSeparator" w:id="0">
    <w:p w14:paraId="46D138B2" w14:textId="77777777" w:rsidR="00A01B9A" w:rsidRDefault="00A01B9A" w:rsidP="00287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 w:name="Cambria">
    <w:altName w:val="Cambria"/>
    <w:panose1 w:val="02040503050406030204"/>
    <w:charset w:val="CC"/>
    <w:family w:val="roman"/>
    <w:pitch w:val="variable"/>
    <w:sig w:usb0="E00002FF" w:usb1="400004FF" w:usb2="00000000" w:usb3="00000000" w:csb0="0000019F" w:csb1="00000000"/>
  </w:font>
  <w:font w:name="Segoe UI">
    <w:panose1 w:val="020B0502040204020203"/>
    <w:charset w:val="CC"/>
    <w:family w:val="swiss"/>
    <w:pitch w:val="variable"/>
    <w:sig w:usb0="E4002EFF" w:usb1="C000E47F" w:usb2="00000009" w:usb3="00000000" w:csb0="000001FF" w:csb1="00000000"/>
  </w:font>
  <w:font w:name="Century Gothic">
    <w:altName w:val="Century Gothic"/>
    <w:panose1 w:val="020B0502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Lucida Console">
    <w:panose1 w:val="020B0609040504020204"/>
    <w:charset w:val="CC"/>
    <w:family w:val="modern"/>
    <w:pitch w:val="fixed"/>
    <w:sig w:usb0="8000028F" w:usb1="00001800" w:usb2="00000000" w:usb3="00000000" w:csb0="0000001F" w:csb1="00000000"/>
  </w:font>
  <w:font w:name="Menlo">
    <w:altName w:val="DokChampa"/>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8982731"/>
      <w:docPartObj>
        <w:docPartGallery w:val="Page Numbers (Bottom of Page)"/>
        <w:docPartUnique/>
      </w:docPartObj>
    </w:sdtPr>
    <w:sdtEndPr/>
    <w:sdtContent>
      <w:p w14:paraId="75EB2B36" w14:textId="251365BE" w:rsidR="00CD639B" w:rsidRDefault="00CD639B">
        <w:pPr>
          <w:pStyle w:val="Footer"/>
          <w:jc w:val="right"/>
        </w:pPr>
        <w:r>
          <w:fldChar w:fldCharType="begin"/>
        </w:r>
        <w:r>
          <w:instrText>PAGE   \* MERGEFORMAT</w:instrText>
        </w:r>
        <w:r>
          <w:fldChar w:fldCharType="separate"/>
        </w:r>
        <w:r w:rsidR="00060863">
          <w:rPr>
            <w:noProof/>
          </w:rPr>
          <w:t>35</w:t>
        </w:r>
        <w:r>
          <w:fldChar w:fldCharType="end"/>
        </w:r>
      </w:p>
    </w:sdtContent>
  </w:sdt>
  <w:p w14:paraId="59E5B53F" w14:textId="77777777" w:rsidR="00CD639B" w:rsidRDefault="00CD63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7D482E" w14:textId="77777777" w:rsidR="00A01B9A" w:rsidRDefault="00A01B9A" w:rsidP="0028789D">
      <w:pPr>
        <w:spacing w:after="0" w:line="240" w:lineRule="auto"/>
      </w:pPr>
      <w:r>
        <w:separator/>
      </w:r>
    </w:p>
  </w:footnote>
  <w:footnote w:type="continuationSeparator" w:id="0">
    <w:p w14:paraId="245EC214" w14:textId="77777777" w:rsidR="00A01B9A" w:rsidRDefault="00A01B9A" w:rsidP="002878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B4F07"/>
    <w:multiLevelType w:val="hybridMultilevel"/>
    <w:tmpl w:val="02B8ADF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C4D2892"/>
    <w:multiLevelType w:val="hybridMultilevel"/>
    <w:tmpl w:val="980EEB3C"/>
    <w:lvl w:ilvl="0" w:tplc="092AFC32">
      <w:start w:val="1"/>
      <w:numFmt w:val="bullet"/>
      <w:suff w:val="space"/>
      <w:lvlText w:val=""/>
      <w:lvlJc w:val="left"/>
      <w:pPr>
        <w:ind w:left="1287" w:hanging="360"/>
      </w:pPr>
      <w:rPr>
        <w:rFonts w:ascii="Wingdings" w:hAnsi="Wingdings"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2" w15:restartNumberingAfterBreak="0">
    <w:nsid w:val="109B2CEB"/>
    <w:multiLevelType w:val="hybridMultilevel"/>
    <w:tmpl w:val="FB0CAF1C"/>
    <w:lvl w:ilvl="0" w:tplc="C2B2E2B8">
      <w:start w:val="1"/>
      <w:numFmt w:val="bullet"/>
      <w:suff w:val="space"/>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152E2E1A"/>
    <w:multiLevelType w:val="hybridMultilevel"/>
    <w:tmpl w:val="F18E6FF8"/>
    <w:lvl w:ilvl="0" w:tplc="FFB20898">
      <w:start w:val="6"/>
      <w:numFmt w:val="bullet"/>
      <w:lvlText w:val="-"/>
      <w:lvlJc w:val="left"/>
      <w:pPr>
        <w:ind w:left="927" w:hanging="360"/>
      </w:pPr>
      <w:rPr>
        <w:rFonts w:ascii="Calibri Light" w:eastAsiaTheme="minorHAnsi" w:hAnsi="Calibri Light" w:cs="Calibri Light"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 w15:restartNumberingAfterBreak="0">
    <w:nsid w:val="16723BD3"/>
    <w:multiLevelType w:val="hybridMultilevel"/>
    <w:tmpl w:val="AD8C74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DB02D82"/>
    <w:multiLevelType w:val="hybridMultilevel"/>
    <w:tmpl w:val="E29ADC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EE62825"/>
    <w:multiLevelType w:val="hybridMultilevel"/>
    <w:tmpl w:val="E0A6EF9C"/>
    <w:lvl w:ilvl="0" w:tplc="0419000B">
      <w:start w:val="1"/>
      <w:numFmt w:val="bullet"/>
      <w:lvlText w:val=""/>
      <w:lvlJc w:val="left"/>
      <w:pPr>
        <w:ind w:left="1854"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205351C6"/>
    <w:multiLevelType w:val="hybridMultilevel"/>
    <w:tmpl w:val="E35E41B8"/>
    <w:lvl w:ilvl="0" w:tplc="3E5CA12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292C2FFE"/>
    <w:multiLevelType w:val="hybridMultilevel"/>
    <w:tmpl w:val="591866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CDB0C91"/>
    <w:multiLevelType w:val="hybridMultilevel"/>
    <w:tmpl w:val="DC3C6DF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2D282296"/>
    <w:multiLevelType w:val="hybridMultilevel"/>
    <w:tmpl w:val="D570AC3C"/>
    <w:lvl w:ilvl="0" w:tplc="3EB2A68C">
      <w:start w:val="1"/>
      <w:numFmt w:val="bullet"/>
      <w:suff w:val="space"/>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2E74589D"/>
    <w:multiLevelType w:val="hybridMultilevel"/>
    <w:tmpl w:val="B2A615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3446288"/>
    <w:multiLevelType w:val="multilevel"/>
    <w:tmpl w:val="AE12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454499"/>
    <w:multiLevelType w:val="hybridMultilevel"/>
    <w:tmpl w:val="B96C0F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C6221E9"/>
    <w:multiLevelType w:val="hybridMultilevel"/>
    <w:tmpl w:val="30F8219A"/>
    <w:lvl w:ilvl="0" w:tplc="3B0CC62C">
      <w:start w:val="1"/>
      <w:numFmt w:val="bullet"/>
      <w:suff w:val="space"/>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4CAE712B"/>
    <w:multiLevelType w:val="hybridMultilevel"/>
    <w:tmpl w:val="A8B848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54771676"/>
    <w:multiLevelType w:val="hybridMultilevel"/>
    <w:tmpl w:val="F9B89FCE"/>
    <w:lvl w:ilvl="0" w:tplc="0180DBEE">
      <w:start w:val="1"/>
      <w:numFmt w:val="bullet"/>
      <w:suff w:val="space"/>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6CE584C"/>
    <w:multiLevelType w:val="hybridMultilevel"/>
    <w:tmpl w:val="A880D446"/>
    <w:lvl w:ilvl="0" w:tplc="A9941436">
      <w:start w:val="1"/>
      <w:numFmt w:val="bullet"/>
      <w:suff w:val="space"/>
      <w:lvlText w:val=""/>
      <w:lvlJc w:val="left"/>
      <w:pPr>
        <w:ind w:left="4613"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590563E3"/>
    <w:multiLevelType w:val="hybridMultilevel"/>
    <w:tmpl w:val="B66CD1DE"/>
    <w:lvl w:ilvl="0" w:tplc="C7D860A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15:restartNumberingAfterBreak="0">
    <w:nsid w:val="67F859D9"/>
    <w:multiLevelType w:val="hybridMultilevel"/>
    <w:tmpl w:val="682253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BC3865"/>
    <w:multiLevelType w:val="hybridMultilevel"/>
    <w:tmpl w:val="82B61A8E"/>
    <w:lvl w:ilvl="0" w:tplc="16344512">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6670C9B"/>
    <w:multiLevelType w:val="hybridMultilevel"/>
    <w:tmpl w:val="951CB7FE"/>
    <w:lvl w:ilvl="0" w:tplc="FCC82DC6">
      <w:start w:val="1"/>
      <w:numFmt w:val="bullet"/>
      <w:suff w:val="space"/>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B623441"/>
    <w:multiLevelType w:val="hybridMultilevel"/>
    <w:tmpl w:val="D9203C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5"/>
  </w:num>
  <w:num w:numId="2">
    <w:abstractNumId w:val="7"/>
  </w:num>
  <w:num w:numId="3">
    <w:abstractNumId w:val="18"/>
  </w:num>
  <w:num w:numId="4">
    <w:abstractNumId w:val="8"/>
  </w:num>
  <w:num w:numId="5">
    <w:abstractNumId w:val="15"/>
  </w:num>
  <w:num w:numId="6">
    <w:abstractNumId w:val="14"/>
  </w:num>
  <w:num w:numId="7">
    <w:abstractNumId w:val="6"/>
  </w:num>
  <w:num w:numId="8">
    <w:abstractNumId w:val="2"/>
  </w:num>
  <w:num w:numId="9">
    <w:abstractNumId w:val="4"/>
  </w:num>
  <w:num w:numId="10">
    <w:abstractNumId w:val="0"/>
  </w:num>
  <w:num w:numId="11">
    <w:abstractNumId w:val="1"/>
  </w:num>
  <w:num w:numId="12">
    <w:abstractNumId w:val="11"/>
  </w:num>
  <w:num w:numId="13">
    <w:abstractNumId w:val="20"/>
  </w:num>
  <w:num w:numId="14">
    <w:abstractNumId w:val="12"/>
  </w:num>
  <w:num w:numId="15">
    <w:abstractNumId w:val="9"/>
  </w:num>
  <w:num w:numId="16">
    <w:abstractNumId w:val="21"/>
  </w:num>
  <w:num w:numId="17">
    <w:abstractNumId w:val="13"/>
  </w:num>
  <w:num w:numId="18">
    <w:abstractNumId w:val="16"/>
  </w:num>
  <w:num w:numId="19">
    <w:abstractNumId w:val="17"/>
  </w:num>
  <w:num w:numId="20">
    <w:abstractNumId w:val="19"/>
  </w:num>
  <w:num w:numId="21">
    <w:abstractNumId w:val="10"/>
  </w:num>
  <w:num w:numId="22">
    <w:abstractNumId w:val="3"/>
  </w:num>
  <w:num w:numId="23">
    <w:abstractNumId w:val="10"/>
  </w:num>
  <w:num w:numId="24">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abriel Mopolo Moke">
    <w15:presenceInfo w15:providerId="None" w15:userId="Gabriel Mopolo Moke"/>
  </w15:person>
  <w15:person w15:author="Ирина Григорьева">
    <w15:presenceInfo w15:providerId="Windows Live" w15:userId="d9acc7d7b4f9df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1BC"/>
    <w:rsid w:val="000046D4"/>
    <w:rsid w:val="0000746E"/>
    <w:rsid w:val="000078BF"/>
    <w:rsid w:val="00017838"/>
    <w:rsid w:val="00017FFD"/>
    <w:rsid w:val="000232A0"/>
    <w:rsid w:val="0002516A"/>
    <w:rsid w:val="0002565E"/>
    <w:rsid w:val="000275BF"/>
    <w:rsid w:val="00034FD6"/>
    <w:rsid w:val="00044209"/>
    <w:rsid w:val="00057B25"/>
    <w:rsid w:val="000605BB"/>
    <w:rsid w:val="00060863"/>
    <w:rsid w:val="0006398D"/>
    <w:rsid w:val="00067082"/>
    <w:rsid w:val="00076AC5"/>
    <w:rsid w:val="00083C46"/>
    <w:rsid w:val="00084472"/>
    <w:rsid w:val="00090E4A"/>
    <w:rsid w:val="00092C10"/>
    <w:rsid w:val="000A0964"/>
    <w:rsid w:val="000A302F"/>
    <w:rsid w:val="000B536A"/>
    <w:rsid w:val="000C04AD"/>
    <w:rsid w:val="000C468D"/>
    <w:rsid w:val="000D00AE"/>
    <w:rsid w:val="000D0CE7"/>
    <w:rsid w:val="000D6F19"/>
    <w:rsid w:val="000E4BEC"/>
    <w:rsid w:val="00103404"/>
    <w:rsid w:val="00106672"/>
    <w:rsid w:val="00111415"/>
    <w:rsid w:val="00115EA8"/>
    <w:rsid w:val="00117D69"/>
    <w:rsid w:val="00121DC4"/>
    <w:rsid w:val="00122B82"/>
    <w:rsid w:val="001233DF"/>
    <w:rsid w:val="00125374"/>
    <w:rsid w:val="00130EA5"/>
    <w:rsid w:val="00132904"/>
    <w:rsid w:val="001411AF"/>
    <w:rsid w:val="00141474"/>
    <w:rsid w:val="001444C2"/>
    <w:rsid w:val="00151B0E"/>
    <w:rsid w:val="00153D4D"/>
    <w:rsid w:val="00154B6F"/>
    <w:rsid w:val="00155AD0"/>
    <w:rsid w:val="00157A37"/>
    <w:rsid w:val="001654A6"/>
    <w:rsid w:val="00167A4E"/>
    <w:rsid w:val="00174859"/>
    <w:rsid w:val="00196FD1"/>
    <w:rsid w:val="001A1261"/>
    <w:rsid w:val="001A2E73"/>
    <w:rsid w:val="001A3CA6"/>
    <w:rsid w:val="001A4B64"/>
    <w:rsid w:val="001A63D8"/>
    <w:rsid w:val="001C2953"/>
    <w:rsid w:val="00200175"/>
    <w:rsid w:val="00205851"/>
    <w:rsid w:val="0021624F"/>
    <w:rsid w:val="002315DF"/>
    <w:rsid w:val="00240D8B"/>
    <w:rsid w:val="00245840"/>
    <w:rsid w:val="002477A6"/>
    <w:rsid w:val="00247C3C"/>
    <w:rsid w:val="00261432"/>
    <w:rsid w:val="0027040E"/>
    <w:rsid w:val="00286ABF"/>
    <w:rsid w:val="0028789D"/>
    <w:rsid w:val="00287EB4"/>
    <w:rsid w:val="002A0648"/>
    <w:rsid w:val="002A0D17"/>
    <w:rsid w:val="002A6714"/>
    <w:rsid w:val="002C0FD7"/>
    <w:rsid w:val="002C6B5E"/>
    <w:rsid w:val="002E257D"/>
    <w:rsid w:val="002F5DCE"/>
    <w:rsid w:val="003112A3"/>
    <w:rsid w:val="00312A27"/>
    <w:rsid w:val="00313E4C"/>
    <w:rsid w:val="00317AA7"/>
    <w:rsid w:val="0032405E"/>
    <w:rsid w:val="0032622C"/>
    <w:rsid w:val="003266E2"/>
    <w:rsid w:val="0033018B"/>
    <w:rsid w:val="003441BA"/>
    <w:rsid w:val="00344F73"/>
    <w:rsid w:val="00353A69"/>
    <w:rsid w:val="00363988"/>
    <w:rsid w:val="00366553"/>
    <w:rsid w:val="00370C5A"/>
    <w:rsid w:val="00371DB4"/>
    <w:rsid w:val="00374553"/>
    <w:rsid w:val="00384AFC"/>
    <w:rsid w:val="003870A7"/>
    <w:rsid w:val="003A176A"/>
    <w:rsid w:val="003B0A9B"/>
    <w:rsid w:val="003B21ED"/>
    <w:rsid w:val="003B6DB1"/>
    <w:rsid w:val="003C5448"/>
    <w:rsid w:val="003E36E3"/>
    <w:rsid w:val="003E40AE"/>
    <w:rsid w:val="003E5BDA"/>
    <w:rsid w:val="003F15BD"/>
    <w:rsid w:val="003F68D6"/>
    <w:rsid w:val="00406FF1"/>
    <w:rsid w:val="00412000"/>
    <w:rsid w:val="0041204A"/>
    <w:rsid w:val="00425757"/>
    <w:rsid w:val="00433FAA"/>
    <w:rsid w:val="00441645"/>
    <w:rsid w:val="00442409"/>
    <w:rsid w:val="004437D7"/>
    <w:rsid w:val="00474F53"/>
    <w:rsid w:val="004754B8"/>
    <w:rsid w:val="004844CD"/>
    <w:rsid w:val="004851E6"/>
    <w:rsid w:val="0048607F"/>
    <w:rsid w:val="004862AD"/>
    <w:rsid w:val="004905F1"/>
    <w:rsid w:val="004A0A03"/>
    <w:rsid w:val="004B1AAD"/>
    <w:rsid w:val="004B6339"/>
    <w:rsid w:val="004D7E02"/>
    <w:rsid w:val="004E08DF"/>
    <w:rsid w:val="004E52C5"/>
    <w:rsid w:val="004E7EC9"/>
    <w:rsid w:val="004F491F"/>
    <w:rsid w:val="004F677E"/>
    <w:rsid w:val="004F69B6"/>
    <w:rsid w:val="0050230A"/>
    <w:rsid w:val="005023BE"/>
    <w:rsid w:val="00502D56"/>
    <w:rsid w:val="005079E6"/>
    <w:rsid w:val="00516095"/>
    <w:rsid w:val="00524BE9"/>
    <w:rsid w:val="00533657"/>
    <w:rsid w:val="00537509"/>
    <w:rsid w:val="005436EC"/>
    <w:rsid w:val="0055607D"/>
    <w:rsid w:val="005612F2"/>
    <w:rsid w:val="005674FC"/>
    <w:rsid w:val="00571C33"/>
    <w:rsid w:val="00571F59"/>
    <w:rsid w:val="00587D13"/>
    <w:rsid w:val="00593F0C"/>
    <w:rsid w:val="005940E5"/>
    <w:rsid w:val="00594298"/>
    <w:rsid w:val="00595AD8"/>
    <w:rsid w:val="0059692F"/>
    <w:rsid w:val="00597179"/>
    <w:rsid w:val="005971D6"/>
    <w:rsid w:val="00597B26"/>
    <w:rsid w:val="005A60FB"/>
    <w:rsid w:val="005B51FF"/>
    <w:rsid w:val="005B755D"/>
    <w:rsid w:val="005B7996"/>
    <w:rsid w:val="005D2244"/>
    <w:rsid w:val="005D23B5"/>
    <w:rsid w:val="005E164C"/>
    <w:rsid w:val="005E18D3"/>
    <w:rsid w:val="005F0399"/>
    <w:rsid w:val="005F5733"/>
    <w:rsid w:val="006057F4"/>
    <w:rsid w:val="00607B80"/>
    <w:rsid w:val="00610CA0"/>
    <w:rsid w:val="00617194"/>
    <w:rsid w:val="00620780"/>
    <w:rsid w:val="00622A6A"/>
    <w:rsid w:val="00623879"/>
    <w:rsid w:val="006326ED"/>
    <w:rsid w:val="00635E51"/>
    <w:rsid w:val="0064075D"/>
    <w:rsid w:val="00645880"/>
    <w:rsid w:val="00646140"/>
    <w:rsid w:val="006526E9"/>
    <w:rsid w:val="006616B9"/>
    <w:rsid w:val="00667370"/>
    <w:rsid w:val="00667EAF"/>
    <w:rsid w:val="00682535"/>
    <w:rsid w:val="00683C46"/>
    <w:rsid w:val="00690754"/>
    <w:rsid w:val="00691B7A"/>
    <w:rsid w:val="00695185"/>
    <w:rsid w:val="006960B2"/>
    <w:rsid w:val="006A0748"/>
    <w:rsid w:val="006C388B"/>
    <w:rsid w:val="006D38C1"/>
    <w:rsid w:val="006D597A"/>
    <w:rsid w:val="006D6FDD"/>
    <w:rsid w:val="006D758D"/>
    <w:rsid w:val="006E51B3"/>
    <w:rsid w:val="006E6CC3"/>
    <w:rsid w:val="00702326"/>
    <w:rsid w:val="007064F9"/>
    <w:rsid w:val="00712834"/>
    <w:rsid w:val="00717EE7"/>
    <w:rsid w:val="0073418D"/>
    <w:rsid w:val="0073451F"/>
    <w:rsid w:val="00737C65"/>
    <w:rsid w:val="0074738A"/>
    <w:rsid w:val="0075211E"/>
    <w:rsid w:val="00752D25"/>
    <w:rsid w:val="00762813"/>
    <w:rsid w:val="00764C9E"/>
    <w:rsid w:val="007761AB"/>
    <w:rsid w:val="00776F2D"/>
    <w:rsid w:val="007810C0"/>
    <w:rsid w:val="00792E00"/>
    <w:rsid w:val="0079737F"/>
    <w:rsid w:val="007A4890"/>
    <w:rsid w:val="007B2B27"/>
    <w:rsid w:val="007B6EB5"/>
    <w:rsid w:val="007C1451"/>
    <w:rsid w:val="007C1802"/>
    <w:rsid w:val="007D2BFE"/>
    <w:rsid w:val="007E000B"/>
    <w:rsid w:val="007E152F"/>
    <w:rsid w:val="007F305E"/>
    <w:rsid w:val="008159DC"/>
    <w:rsid w:val="008171DC"/>
    <w:rsid w:val="00822B5D"/>
    <w:rsid w:val="008500D9"/>
    <w:rsid w:val="00855040"/>
    <w:rsid w:val="00862464"/>
    <w:rsid w:val="00865C3D"/>
    <w:rsid w:val="00880878"/>
    <w:rsid w:val="008C19C5"/>
    <w:rsid w:val="008C7AED"/>
    <w:rsid w:val="008C7F28"/>
    <w:rsid w:val="008D00A6"/>
    <w:rsid w:val="008D1876"/>
    <w:rsid w:val="008D4FC8"/>
    <w:rsid w:val="008D5AD4"/>
    <w:rsid w:val="008E23F3"/>
    <w:rsid w:val="008E3128"/>
    <w:rsid w:val="008F0CB7"/>
    <w:rsid w:val="008F4677"/>
    <w:rsid w:val="008F5DC5"/>
    <w:rsid w:val="00904C6F"/>
    <w:rsid w:val="00905398"/>
    <w:rsid w:val="00946D9D"/>
    <w:rsid w:val="00950383"/>
    <w:rsid w:val="00955AE5"/>
    <w:rsid w:val="00964B4B"/>
    <w:rsid w:val="009666D0"/>
    <w:rsid w:val="00972F20"/>
    <w:rsid w:val="00980988"/>
    <w:rsid w:val="00980DA5"/>
    <w:rsid w:val="00985D5A"/>
    <w:rsid w:val="009A28EF"/>
    <w:rsid w:val="009A3DEB"/>
    <w:rsid w:val="009C472F"/>
    <w:rsid w:val="009C4AEE"/>
    <w:rsid w:val="009D013F"/>
    <w:rsid w:val="009D095A"/>
    <w:rsid w:val="009F32B6"/>
    <w:rsid w:val="009F3E2C"/>
    <w:rsid w:val="009F463F"/>
    <w:rsid w:val="00A01B9A"/>
    <w:rsid w:val="00A03936"/>
    <w:rsid w:val="00A0554C"/>
    <w:rsid w:val="00A06699"/>
    <w:rsid w:val="00A10664"/>
    <w:rsid w:val="00A10F14"/>
    <w:rsid w:val="00A146C1"/>
    <w:rsid w:val="00A1529B"/>
    <w:rsid w:val="00A204A3"/>
    <w:rsid w:val="00A3130E"/>
    <w:rsid w:val="00A415CF"/>
    <w:rsid w:val="00A432FE"/>
    <w:rsid w:val="00A67B39"/>
    <w:rsid w:val="00A842DE"/>
    <w:rsid w:val="00A86A8C"/>
    <w:rsid w:val="00A945E0"/>
    <w:rsid w:val="00A972D8"/>
    <w:rsid w:val="00AA0D60"/>
    <w:rsid w:val="00AA2E03"/>
    <w:rsid w:val="00AB751A"/>
    <w:rsid w:val="00AC1D84"/>
    <w:rsid w:val="00AD0624"/>
    <w:rsid w:val="00AD4626"/>
    <w:rsid w:val="00AE6D98"/>
    <w:rsid w:val="00AE78DC"/>
    <w:rsid w:val="00AE79C1"/>
    <w:rsid w:val="00AF1D6C"/>
    <w:rsid w:val="00B12AEF"/>
    <w:rsid w:val="00B316BD"/>
    <w:rsid w:val="00B34789"/>
    <w:rsid w:val="00B43650"/>
    <w:rsid w:val="00B4482B"/>
    <w:rsid w:val="00B53A6D"/>
    <w:rsid w:val="00B6045A"/>
    <w:rsid w:val="00B711E5"/>
    <w:rsid w:val="00B74965"/>
    <w:rsid w:val="00B7531A"/>
    <w:rsid w:val="00BA224E"/>
    <w:rsid w:val="00BB4062"/>
    <w:rsid w:val="00BC7262"/>
    <w:rsid w:val="00BF0CB3"/>
    <w:rsid w:val="00BF3AB3"/>
    <w:rsid w:val="00BF49DA"/>
    <w:rsid w:val="00C01069"/>
    <w:rsid w:val="00C1005A"/>
    <w:rsid w:val="00C12197"/>
    <w:rsid w:val="00C236BE"/>
    <w:rsid w:val="00C30CA3"/>
    <w:rsid w:val="00C4612D"/>
    <w:rsid w:val="00C63F45"/>
    <w:rsid w:val="00C65081"/>
    <w:rsid w:val="00C650DB"/>
    <w:rsid w:val="00C747FA"/>
    <w:rsid w:val="00C81741"/>
    <w:rsid w:val="00C82431"/>
    <w:rsid w:val="00C90FA9"/>
    <w:rsid w:val="00C930F5"/>
    <w:rsid w:val="00C9542D"/>
    <w:rsid w:val="00CB2593"/>
    <w:rsid w:val="00CB70CE"/>
    <w:rsid w:val="00CC0586"/>
    <w:rsid w:val="00CC18D7"/>
    <w:rsid w:val="00CD639B"/>
    <w:rsid w:val="00CD67F5"/>
    <w:rsid w:val="00CD6E24"/>
    <w:rsid w:val="00CE3E64"/>
    <w:rsid w:val="00D0083B"/>
    <w:rsid w:val="00D01C5B"/>
    <w:rsid w:val="00D15FF6"/>
    <w:rsid w:val="00D2410D"/>
    <w:rsid w:val="00D31CDF"/>
    <w:rsid w:val="00D35699"/>
    <w:rsid w:val="00D361BC"/>
    <w:rsid w:val="00D374D5"/>
    <w:rsid w:val="00D41A89"/>
    <w:rsid w:val="00D513D9"/>
    <w:rsid w:val="00D51B93"/>
    <w:rsid w:val="00D67FA0"/>
    <w:rsid w:val="00D73CD5"/>
    <w:rsid w:val="00D76519"/>
    <w:rsid w:val="00D8350E"/>
    <w:rsid w:val="00DB0F99"/>
    <w:rsid w:val="00DC158A"/>
    <w:rsid w:val="00DD2745"/>
    <w:rsid w:val="00DD2CCE"/>
    <w:rsid w:val="00DD5CDD"/>
    <w:rsid w:val="00DE1CBB"/>
    <w:rsid w:val="00DE2A60"/>
    <w:rsid w:val="00DE6868"/>
    <w:rsid w:val="00DF1DC9"/>
    <w:rsid w:val="00DF359E"/>
    <w:rsid w:val="00DF3888"/>
    <w:rsid w:val="00DF483C"/>
    <w:rsid w:val="00E00C11"/>
    <w:rsid w:val="00E059A2"/>
    <w:rsid w:val="00E066BD"/>
    <w:rsid w:val="00E15896"/>
    <w:rsid w:val="00E15B48"/>
    <w:rsid w:val="00E16995"/>
    <w:rsid w:val="00E26218"/>
    <w:rsid w:val="00E3496C"/>
    <w:rsid w:val="00E36505"/>
    <w:rsid w:val="00E432F6"/>
    <w:rsid w:val="00E435D3"/>
    <w:rsid w:val="00E50FBE"/>
    <w:rsid w:val="00E60A5E"/>
    <w:rsid w:val="00E62F1E"/>
    <w:rsid w:val="00E63607"/>
    <w:rsid w:val="00E6503A"/>
    <w:rsid w:val="00E835C8"/>
    <w:rsid w:val="00E85ED6"/>
    <w:rsid w:val="00E87564"/>
    <w:rsid w:val="00E911CD"/>
    <w:rsid w:val="00E91254"/>
    <w:rsid w:val="00E97DF4"/>
    <w:rsid w:val="00EB06F3"/>
    <w:rsid w:val="00EB1D5D"/>
    <w:rsid w:val="00EB1E8C"/>
    <w:rsid w:val="00EB47AC"/>
    <w:rsid w:val="00ED3628"/>
    <w:rsid w:val="00ED60D4"/>
    <w:rsid w:val="00EF0AE1"/>
    <w:rsid w:val="00F207BF"/>
    <w:rsid w:val="00F30575"/>
    <w:rsid w:val="00F37EE7"/>
    <w:rsid w:val="00F37F3E"/>
    <w:rsid w:val="00F4106D"/>
    <w:rsid w:val="00F51117"/>
    <w:rsid w:val="00F62423"/>
    <w:rsid w:val="00F74505"/>
    <w:rsid w:val="00F75019"/>
    <w:rsid w:val="00F878FC"/>
    <w:rsid w:val="00F930D8"/>
    <w:rsid w:val="00F9369E"/>
    <w:rsid w:val="00F9503A"/>
    <w:rsid w:val="00FB0AC2"/>
    <w:rsid w:val="00FB1065"/>
    <w:rsid w:val="00FB2A9F"/>
    <w:rsid w:val="00FC0454"/>
    <w:rsid w:val="00FC415E"/>
    <w:rsid w:val="00FC61B6"/>
    <w:rsid w:val="00FC61ED"/>
    <w:rsid w:val="00FD7435"/>
    <w:rsid w:val="00FE0F15"/>
    <w:rsid w:val="00FF48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1AFD9A"/>
  <w15:chartTrackingRefBased/>
  <w15:docId w15:val="{97541F9B-B5DA-4C8E-A0E9-794CBE4C0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C415E"/>
    <w:pPr>
      <w:spacing w:after="120" w:line="360" w:lineRule="auto"/>
      <w:ind w:firstLine="567"/>
      <w:jc w:val="both"/>
    </w:pPr>
    <w:rPr>
      <w:rFonts w:asciiTheme="majorHAnsi" w:hAnsiTheme="majorHAnsi"/>
      <w:sz w:val="24"/>
    </w:rPr>
  </w:style>
  <w:style w:type="paragraph" w:styleId="Heading1">
    <w:name w:val="heading 1"/>
    <w:basedOn w:val="Normal"/>
    <w:next w:val="Normal"/>
    <w:link w:val="Heading1Char"/>
    <w:uiPriority w:val="9"/>
    <w:qFormat/>
    <w:rsid w:val="00E36505"/>
    <w:pPr>
      <w:keepNext/>
      <w:keepLines/>
      <w:spacing w:before="240" w:after="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36505"/>
    <w:pPr>
      <w:keepNext/>
      <w:keepLines/>
      <w:spacing w:before="12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35699"/>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82431"/>
    <w:pPr>
      <w:autoSpaceDE w:val="0"/>
      <w:autoSpaceDN w:val="0"/>
      <w:adjustRightInd w:val="0"/>
      <w:spacing w:after="0" w:line="240" w:lineRule="auto"/>
    </w:pPr>
    <w:rPr>
      <w:rFonts w:ascii="Cambria" w:hAnsi="Cambria" w:cs="Cambria"/>
      <w:color w:val="000000"/>
      <w:sz w:val="24"/>
      <w:szCs w:val="24"/>
    </w:rPr>
  </w:style>
  <w:style w:type="table" w:styleId="TableGrid">
    <w:name w:val="Table Grid"/>
    <w:basedOn w:val="TableNormal"/>
    <w:uiPriority w:val="39"/>
    <w:rsid w:val="00D241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616B9"/>
    <w:pPr>
      <w:ind w:left="720"/>
      <w:contextualSpacing/>
    </w:pPr>
  </w:style>
  <w:style w:type="character" w:customStyle="1" w:styleId="Heading1Char">
    <w:name w:val="Heading 1 Char"/>
    <w:basedOn w:val="DefaultParagraphFont"/>
    <w:link w:val="Heading1"/>
    <w:uiPriority w:val="9"/>
    <w:rsid w:val="00E36505"/>
    <w:rPr>
      <w:rFonts w:asciiTheme="majorHAnsi" w:eastAsiaTheme="majorEastAsia" w:hAnsiTheme="majorHAnsi" w:cstheme="majorBidi"/>
      <w:b/>
      <w:sz w:val="28"/>
      <w:szCs w:val="32"/>
    </w:rPr>
  </w:style>
  <w:style w:type="paragraph" w:styleId="TOCHeading">
    <w:name w:val="TOC Heading"/>
    <w:basedOn w:val="Heading1"/>
    <w:next w:val="Normal"/>
    <w:uiPriority w:val="39"/>
    <w:unhideWhenUsed/>
    <w:qFormat/>
    <w:rsid w:val="00683C46"/>
    <w:pPr>
      <w:outlineLvl w:val="9"/>
    </w:pPr>
    <w:rPr>
      <w:lang w:eastAsia="ru-RU"/>
    </w:rPr>
  </w:style>
  <w:style w:type="character" w:customStyle="1" w:styleId="Heading2Char">
    <w:name w:val="Heading 2 Char"/>
    <w:basedOn w:val="DefaultParagraphFont"/>
    <w:link w:val="Heading2"/>
    <w:uiPriority w:val="9"/>
    <w:rsid w:val="00E36505"/>
    <w:rPr>
      <w:rFonts w:asciiTheme="majorHAnsi" w:eastAsiaTheme="majorEastAsia" w:hAnsiTheme="majorHAnsi" w:cstheme="majorBidi"/>
      <w:b/>
      <w:sz w:val="28"/>
      <w:szCs w:val="26"/>
    </w:rPr>
  </w:style>
  <w:style w:type="paragraph" w:styleId="TOC1">
    <w:name w:val="toc 1"/>
    <w:basedOn w:val="Normal"/>
    <w:next w:val="Normal"/>
    <w:autoRedefine/>
    <w:uiPriority w:val="39"/>
    <w:unhideWhenUsed/>
    <w:rsid w:val="00E36505"/>
    <w:pPr>
      <w:spacing w:after="100"/>
    </w:pPr>
  </w:style>
  <w:style w:type="paragraph" w:styleId="TOC2">
    <w:name w:val="toc 2"/>
    <w:basedOn w:val="Normal"/>
    <w:next w:val="Normal"/>
    <w:autoRedefine/>
    <w:uiPriority w:val="39"/>
    <w:unhideWhenUsed/>
    <w:rsid w:val="00E36505"/>
    <w:pPr>
      <w:spacing w:after="100"/>
      <w:ind w:left="220"/>
    </w:pPr>
  </w:style>
  <w:style w:type="character" w:styleId="Hyperlink">
    <w:name w:val="Hyperlink"/>
    <w:basedOn w:val="DefaultParagraphFont"/>
    <w:uiPriority w:val="99"/>
    <w:unhideWhenUsed/>
    <w:rsid w:val="00E36505"/>
    <w:rPr>
      <w:color w:val="0563C1" w:themeColor="hyperlink"/>
      <w:u w:val="single"/>
    </w:rPr>
  </w:style>
  <w:style w:type="character" w:customStyle="1" w:styleId="Heading3Char">
    <w:name w:val="Heading 3 Char"/>
    <w:basedOn w:val="DefaultParagraphFont"/>
    <w:link w:val="Heading3"/>
    <w:uiPriority w:val="9"/>
    <w:rsid w:val="00D35699"/>
    <w:rPr>
      <w:rFonts w:asciiTheme="majorHAnsi" w:eastAsiaTheme="majorEastAsia" w:hAnsiTheme="majorHAnsi" w:cstheme="majorBidi"/>
      <w:b/>
      <w:sz w:val="24"/>
      <w:szCs w:val="24"/>
    </w:rPr>
  </w:style>
  <w:style w:type="character" w:styleId="Emphasis">
    <w:name w:val="Emphasis"/>
    <w:basedOn w:val="DefaultParagraphFont"/>
    <w:uiPriority w:val="20"/>
    <w:qFormat/>
    <w:rsid w:val="00D0083B"/>
    <w:rPr>
      <w:i/>
      <w:iCs/>
    </w:rPr>
  </w:style>
  <w:style w:type="paragraph" w:styleId="Header">
    <w:name w:val="header"/>
    <w:basedOn w:val="Normal"/>
    <w:link w:val="HeaderChar"/>
    <w:uiPriority w:val="99"/>
    <w:unhideWhenUsed/>
    <w:rsid w:val="0028789D"/>
    <w:pPr>
      <w:tabs>
        <w:tab w:val="center" w:pos="4677"/>
        <w:tab w:val="right" w:pos="9355"/>
      </w:tabs>
      <w:spacing w:after="0" w:line="240" w:lineRule="auto"/>
    </w:pPr>
  </w:style>
  <w:style w:type="character" w:customStyle="1" w:styleId="HeaderChar">
    <w:name w:val="Header Char"/>
    <w:basedOn w:val="DefaultParagraphFont"/>
    <w:link w:val="Header"/>
    <w:uiPriority w:val="99"/>
    <w:rsid w:val="0028789D"/>
    <w:rPr>
      <w:rFonts w:asciiTheme="majorHAnsi" w:hAnsiTheme="majorHAnsi"/>
      <w:sz w:val="24"/>
    </w:rPr>
  </w:style>
  <w:style w:type="paragraph" w:styleId="Footer">
    <w:name w:val="footer"/>
    <w:basedOn w:val="Normal"/>
    <w:link w:val="FooterChar"/>
    <w:uiPriority w:val="99"/>
    <w:unhideWhenUsed/>
    <w:rsid w:val="0028789D"/>
    <w:pPr>
      <w:tabs>
        <w:tab w:val="center" w:pos="4677"/>
        <w:tab w:val="right" w:pos="9355"/>
      </w:tabs>
      <w:spacing w:after="0" w:line="240" w:lineRule="auto"/>
    </w:pPr>
  </w:style>
  <w:style w:type="character" w:customStyle="1" w:styleId="FooterChar">
    <w:name w:val="Footer Char"/>
    <w:basedOn w:val="DefaultParagraphFont"/>
    <w:link w:val="Footer"/>
    <w:uiPriority w:val="99"/>
    <w:rsid w:val="0028789D"/>
    <w:rPr>
      <w:rFonts w:asciiTheme="majorHAnsi" w:hAnsiTheme="majorHAnsi"/>
      <w:sz w:val="24"/>
    </w:rPr>
  </w:style>
  <w:style w:type="table" w:styleId="GridTable1Light-Accent5">
    <w:name w:val="Grid Table 1 Light Accent 5"/>
    <w:basedOn w:val="TableNormal"/>
    <w:uiPriority w:val="46"/>
    <w:rsid w:val="00571C3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C63F4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3">
    <w:name w:val="toc 3"/>
    <w:basedOn w:val="Normal"/>
    <w:next w:val="Normal"/>
    <w:autoRedefine/>
    <w:uiPriority w:val="39"/>
    <w:unhideWhenUsed/>
    <w:rsid w:val="00442409"/>
    <w:pPr>
      <w:spacing w:after="100"/>
      <w:ind w:left="480"/>
    </w:pPr>
  </w:style>
  <w:style w:type="paragraph" w:styleId="HTMLPreformatted">
    <w:name w:val="HTML Preformatted"/>
    <w:basedOn w:val="Normal"/>
    <w:link w:val="HTMLPreformattedChar"/>
    <w:uiPriority w:val="99"/>
    <w:unhideWhenUsed/>
    <w:rsid w:val="0056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5612F2"/>
    <w:rPr>
      <w:rFonts w:ascii="Courier New" w:eastAsia="Times New Roman" w:hAnsi="Courier New" w:cs="Courier New"/>
      <w:sz w:val="20"/>
      <w:szCs w:val="20"/>
      <w:lang w:eastAsia="ru-RU"/>
    </w:rPr>
  </w:style>
  <w:style w:type="character" w:customStyle="1" w:styleId="gcwxi2kcpkb">
    <w:name w:val="gcwxi2kcpkb"/>
    <w:basedOn w:val="DefaultParagraphFont"/>
    <w:rsid w:val="005612F2"/>
  </w:style>
  <w:style w:type="character" w:customStyle="1" w:styleId="gcwxi2kcpjb">
    <w:name w:val="gcwxi2kcpjb"/>
    <w:basedOn w:val="DefaultParagraphFont"/>
    <w:rsid w:val="005612F2"/>
  </w:style>
  <w:style w:type="character" w:styleId="Mention">
    <w:name w:val="Mention"/>
    <w:basedOn w:val="DefaultParagraphFont"/>
    <w:uiPriority w:val="99"/>
    <w:semiHidden/>
    <w:unhideWhenUsed/>
    <w:rsid w:val="0050230A"/>
    <w:rPr>
      <w:color w:val="2B579A"/>
      <w:shd w:val="clear" w:color="auto" w:fill="E6E6E6"/>
    </w:rPr>
  </w:style>
  <w:style w:type="character" w:styleId="FollowedHyperlink">
    <w:name w:val="FollowedHyperlink"/>
    <w:basedOn w:val="DefaultParagraphFont"/>
    <w:uiPriority w:val="99"/>
    <w:semiHidden/>
    <w:unhideWhenUsed/>
    <w:rsid w:val="0050230A"/>
    <w:rPr>
      <w:color w:val="954F72" w:themeColor="followedHyperlink"/>
      <w:u w:val="single"/>
    </w:rPr>
  </w:style>
  <w:style w:type="table" w:styleId="GridTable6Colorful-Accent5">
    <w:name w:val="Grid Table 6 Colorful Accent 5"/>
    <w:basedOn w:val="TableNormal"/>
    <w:uiPriority w:val="51"/>
    <w:rsid w:val="005E18D3"/>
    <w:pPr>
      <w:spacing w:after="0" w:line="240" w:lineRule="auto"/>
    </w:pPr>
    <w:rPr>
      <w:color w:val="2E74B5" w:themeColor="accent5" w:themeShade="BF"/>
      <w:lang w:val="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alloonText">
    <w:name w:val="Balloon Text"/>
    <w:basedOn w:val="Normal"/>
    <w:link w:val="BalloonTextChar"/>
    <w:uiPriority w:val="99"/>
    <w:semiHidden/>
    <w:unhideWhenUsed/>
    <w:rsid w:val="005F03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0399"/>
    <w:rPr>
      <w:rFonts w:ascii="Segoe UI" w:hAnsi="Segoe UI" w:cs="Segoe UI"/>
      <w:sz w:val="18"/>
      <w:szCs w:val="18"/>
    </w:rPr>
  </w:style>
  <w:style w:type="paragraph" w:styleId="Caption">
    <w:name w:val="caption"/>
    <w:basedOn w:val="Normal"/>
    <w:next w:val="Normal"/>
    <w:uiPriority w:val="35"/>
    <w:unhideWhenUsed/>
    <w:qFormat/>
    <w:rsid w:val="00433FA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01C5B"/>
    <w:pPr>
      <w:spacing w:after="0"/>
    </w:pPr>
  </w:style>
  <w:style w:type="character" w:styleId="CommentReference">
    <w:name w:val="annotation reference"/>
    <w:basedOn w:val="DefaultParagraphFont"/>
    <w:uiPriority w:val="99"/>
    <w:semiHidden/>
    <w:unhideWhenUsed/>
    <w:rsid w:val="00A972D8"/>
    <w:rPr>
      <w:sz w:val="16"/>
      <w:szCs w:val="16"/>
    </w:rPr>
  </w:style>
  <w:style w:type="paragraph" w:styleId="CommentText">
    <w:name w:val="annotation text"/>
    <w:basedOn w:val="Normal"/>
    <w:link w:val="CommentTextChar"/>
    <w:uiPriority w:val="99"/>
    <w:semiHidden/>
    <w:unhideWhenUsed/>
    <w:rsid w:val="00A972D8"/>
    <w:pPr>
      <w:spacing w:line="240" w:lineRule="auto"/>
    </w:pPr>
    <w:rPr>
      <w:sz w:val="20"/>
      <w:szCs w:val="20"/>
    </w:rPr>
  </w:style>
  <w:style w:type="character" w:customStyle="1" w:styleId="CommentTextChar">
    <w:name w:val="Comment Text Char"/>
    <w:basedOn w:val="DefaultParagraphFont"/>
    <w:link w:val="CommentText"/>
    <w:uiPriority w:val="99"/>
    <w:semiHidden/>
    <w:rsid w:val="00A972D8"/>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A972D8"/>
    <w:rPr>
      <w:b/>
      <w:bCs/>
    </w:rPr>
  </w:style>
  <w:style w:type="character" w:customStyle="1" w:styleId="CommentSubjectChar">
    <w:name w:val="Comment Subject Char"/>
    <w:basedOn w:val="CommentTextChar"/>
    <w:link w:val="CommentSubject"/>
    <w:uiPriority w:val="99"/>
    <w:semiHidden/>
    <w:rsid w:val="00A972D8"/>
    <w:rPr>
      <w:rFonts w:asciiTheme="majorHAnsi" w:hAnsiTheme="maj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0506">
      <w:bodyDiv w:val="1"/>
      <w:marLeft w:val="0"/>
      <w:marRight w:val="0"/>
      <w:marTop w:val="0"/>
      <w:marBottom w:val="0"/>
      <w:divBdr>
        <w:top w:val="none" w:sz="0" w:space="0" w:color="auto"/>
        <w:left w:val="none" w:sz="0" w:space="0" w:color="auto"/>
        <w:bottom w:val="none" w:sz="0" w:space="0" w:color="auto"/>
        <w:right w:val="none" w:sz="0" w:space="0" w:color="auto"/>
      </w:divBdr>
      <w:divsChild>
        <w:div w:id="1002661194">
          <w:marLeft w:val="0"/>
          <w:marRight w:val="0"/>
          <w:marTop w:val="0"/>
          <w:marBottom w:val="0"/>
          <w:divBdr>
            <w:top w:val="none" w:sz="0" w:space="0" w:color="auto"/>
            <w:left w:val="none" w:sz="0" w:space="0" w:color="auto"/>
            <w:bottom w:val="none" w:sz="0" w:space="0" w:color="auto"/>
            <w:right w:val="none" w:sz="0" w:space="0" w:color="auto"/>
          </w:divBdr>
          <w:divsChild>
            <w:div w:id="81888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908">
      <w:bodyDiv w:val="1"/>
      <w:marLeft w:val="0"/>
      <w:marRight w:val="0"/>
      <w:marTop w:val="0"/>
      <w:marBottom w:val="0"/>
      <w:divBdr>
        <w:top w:val="none" w:sz="0" w:space="0" w:color="auto"/>
        <w:left w:val="none" w:sz="0" w:space="0" w:color="auto"/>
        <w:bottom w:val="none" w:sz="0" w:space="0" w:color="auto"/>
        <w:right w:val="none" w:sz="0" w:space="0" w:color="auto"/>
      </w:divBdr>
      <w:divsChild>
        <w:div w:id="1149639315">
          <w:marLeft w:val="0"/>
          <w:marRight w:val="0"/>
          <w:marTop w:val="0"/>
          <w:marBottom w:val="0"/>
          <w:divBdr>
            <w:top w:val="none" w:sz="0" w:space="0" w:color="auto"/>
            <w:left w:val="none" w:sz="0" w:space="0" w:color="auto"/>
            <w:bottom w:val="none" w:sz="0" w:space="0" w:color="auto"/>
            <w:right w:val="none" w:sz="0" w:space="0" w:color="auto"/>
          </w:divBdr>
          <w:divsChild>
            <w:div w:id="441653251">
              <w:marLeft w:val="0"/>
              <w:marRight w:val="60"/>
              <w:marTop w:val="0"/>
              <w:marBottom w:val="0"/>
              <w:divBdr>
                <w:top w:val="none" w:sz="0" w:space="0" w:color="auto"/>
                <w:left w:val="none" w:sz="0" w:space="0" w:color="auto"/>
                <w:bottom w:val="none" w:sz="0" w:space="0" w:color="auto"/>
                <w:right w:val="none" w:sz="0" w:space="0" w:color="auto"/>
              </w:divBdr>
              <w:divsChild>
                <w:div w:id="803423497">
                  <w:marLeft w:val="0"/>
                  <w:marRight w:val="0"/>
                  <w:marTop w:val="0"/>
                  <w:marBottom w:val="120"/>
                  <w:divBdr>
                    <w:top w:val="single" w:sz="6" w:space="0" w:color="C0C0C0"/>
                    <w:left w:val="single" w:sz="6" w:space="0" w:color="D9D9D9"/>
                    <w:bottom w:val="single" w:sz="6" w:space="0" w:color="D9D9D9"/>
                    <w:right w:val="single" w:sz="6" w:space="0" w:color="D9D9D9"/>
                  </w:divBdr>
                  <w:divsChild>
                    <w:div w:id="214780725">
                      <w:marLeft w:val="0"/>
                      <w:marRight w:val="0"/>
                      <w:marTop w:val="0"/>
                      <w:marBottom w:val="0"/>
                      <w:divBdr>
                        <w:top w:val="none" w:sz="0" w:space="0" w:color="auto"/>
                        <w:left w:val="none" w:sz="0" w:space="0" w:color="auto"/>
                        <w:bottom w:val="none" w:sz="0" w:space="0" w:color="auto"/>
                        <w:right w:val="none" w:sz="0" w:space="0" w:color="auto"/>
                      </w:divBdr>
                    </w:div>
                    <w:div w:id="1417246846">
                      <w:marLeft w:val="0"/>
                      <w:marRight w:val="0"/>
                      <w:marTop w:val="0"/>
                      <w:marBottom w:val="0"/>
                      <w:divBdr>
                        <w:top w:val="none" w:sz="0" w:space="0" w:color="auto"/>
                        <w:left w:val="none" w:sz="0" w:space="0" w:color="auto"/>
                        <w:bottom w:val="none" w:sz="0" w:space="0" w:color="auto"/>
                        <w:right w:val="none" w:sz="0" w:space="0" w:color="auto"/>
                      </w:divBdr>
                    </w:div>
                  </w:divsChild>
                </w:div>
                <w:div w:id="304435403">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749890284">
          <w:marLeft w:val="0"/>
          <w:marRight w:val="0"/>
          <w:marTop w:val="0"/>
          <w:marBottom w:val="0"/>
          <w:divBdr>
            <w:top w:val="none" w:sz="0" w:space="0" w:color="auto"/>
            <w:left w:val="none" w:sz="0" w:space="0" w:color="auto"/>
            <w:bottom w:val="none" w:sz="0" w:space="0" w:color="auto"/>
            <w:right w:val="none" w:sz="0" w:space="0" w:color="auto"/>
          </w:divBdr>
          <w:divsChild>
            <w:div w:id="1276905417">
              <w:marLeft w:val="60"/>
              <w:marRight w:val="0"/>
              <w:marTop w:val="0"/>
              <w:marBottom w:val="0"/>
              <w:divBdr>
                <w:top w:val="none" w:sz="0" w:space="0" w:color="auto"/>
                <w:left w:val="none" w:sz="0" w:space="0" w:color="auto"/>
                <w:bottom w:val="none" w:sz="0" w:space="0" w:color="auto"/>
                <w:right w:val="none" w:sz="0" w:space="0" w:color="auto"/>
              </w:divBdr>
              <w:divsChild>
                <w:div w:id="109474562">
                  <w:marLeft w:val="0"/>
                  <w:marRight w:val="0"/>
                  <w:marTop w:val="0"/>
                  <w:marBottom w:val="0"/>
                  <w:divBdr>
                    <w:top w:val="none" w:sz="0" w:space="0" w:color="auto"/>
                    <w:left w:val="none" w:sz="0" w:space="0" w:color="auto"/>
                    <w:bottom w:val="none" w:sz="0" w:space="0" w:color="auto"/>
                    <w:right w:val="none" w:sz="0" w:space="0" w:color="auto"/>
                  </w:divBdr>
                  <w:divsChild>
                    <w:div w:id="306012003">
                      <w:marLeft w:val="0"/>
                      <w:marRight w:val="0"/>
                      <w:marTop w:val="0"/>
                      <w:marBottom w:val="120"/>
                      <w:divBdr>
                        <w:top w:val="single" w:sz="6" w:space="0" w:color="F5F5F5"/>
                        <w:left w:val="single" w:sz="6" w:space="0" w:color="F5F5F5"/>
                        <w:bottom w:val="single" w:sz="6" w:space="0" w:color="F5F5F5"/>
                        <w:right w:val="single" w:sz="6" w:space="0" w:color="F5F5F5"/>
                      </w:divBdr>
                      <w:divsChild>
                        <w:div w:id="463543091">
                          <w:marLeft w:val="0"/>
                          <w:marRight w:val="0"/>
                          <w:marTop w:val="0"/>
                          <w:marBottom w:val="0"/>
                          <w:divBdr>
                            <w:top w:val="none" w:sz="0" w:space="0" w:color="auto"/>
                            <w:left w:val="none" w:sz="0" w:space="0" w:color="auto"/>
                            <w:bottom w:val="none" w:sz="0" w:space="0" w:color="auto"/>
                            <w:right w:val="none" w:sz="0" w:space="0" w:color="auto"/>
                          </w:divBdr>
                          <w:divsChild>
                            <w:div w:id="744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78818">
      <w:bodyDiv w:val="1"/>
      <w:marLeft w:val="0"/>
      <w:marRight w:val="0"/>
      <w:marTop w:val="0"/>
      <w:marBottom w:val="0"/>
      <w:divBdr>
        <w:top w:val="none" w:sz="0" w:space="0" w:color="auto"/>
        <w:left w:val="none" w:sz="0" w:space="0" w:color="auto"/>
        <w:bottom w:val="none" w:sz="0" w:space="0" w:color="auto"/>
        <w:right w:val="none" w:sz="0" w:space="0" w:color="auto"/>
      </w:divBdr>
    </w:div>
    <w:div w:id="69355825">
      <w:bodyDiv w:val="1"/>
      <w:marLeft w:val="0"/>
      <w:marRight w:val="0"/>
      <w:marTop w:val="0"/>
      <w:marBottom w:val="0"/>
      <w:divBdr>
        <w:top w:val="none" w:sz="0" w:space="0" w:color="auto"/>
        <w:left w:val="none" w:sz="0" w:space="0" w:color="auto"/>
        <w:bottom w:val="none" w:sz="0" w:space="0" w:color="auto"/>
        <w:right w:val="none" w:sz="0" w:space="0" w:color="auto"/>
      </w:divBdr>
      <w:divsChild>
        <w:div w:id="1044405583">
          <w:marLeft w:val="0"/>
          <w:marRight w:val="0"/>
          <w:marTop w:val="0"/>
          <w:marBottom w:val="0"/>
          <w:divBdr>
            <w:top w:val="none" w:sz="0" w:space="0" w:color="auto"/>
            <w:left w:val="none" w:sz="0" w:space="0" w:color="auto"/>
            <w:bottom w:val="none" w:sz="0" w:space="0" w:color="auto"/>
            <w:right w:val="none" w:sz="0" w:space="0" w:color="auto"/>
          </w:divBdr>
          <w:divsChild>
            <w:div w:id="60446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9445">
      <w:bodyDiv w:val="1"/>
      <w:marLeft w:val="0"/>
      <w:marRight w:val="0"/>
      <w:marTop w:val="0"/>
      <w:marBottom w:val="0"/>
      <w:divBdr>
        <w:top w:val="none" w:sz="0" w:space="0" w:color="auto"/>
        <w:left w:val="none" w:sz="0" w:space="0" w:color="auto"/>
        <w:bottom w:val="none" w:sz="0" w:space="0" w:color="auto"/>
        <w:right w:val="none" w:sz="0" w:space="0" w:color="auto"/>
      </w:divBdr>
    </w:div>
    <w:div w:id="370154731">
      <w:bodyDiv w:val="1"/>
      <w:marLeft w:val="0"/>
      <w:marRight w:val="0"/>
      <w:marTop w:val="0"/>
      <w:marBottom w:val="0"/>
      <w:divBdr>
        <w:top w:val="none" w:sz="0" w:space="0" w:color="auto"/>
        <w:left w:val="none" w:sz="0" w:space="0" w:color="auto"/>
        <w:bottom w:val="none" w:sz="0" w:space="0" w:color="auto"/>
        <w:right w:val="none" w:sz="0" w:space="0" w:color="auto"/>
      </w:divBdr>
      <w:divsChild>
        <w:div w:id="240650585">
          <w:marLeft w:val="0"/>
          <w:marRight w:val="0"/>
          <w:marTop w:val="0"/>
          <w:marBottom w:val="0"/>
          <w:divBdr>
            <w:top w:val="none" w:sz="0" w:space="0" w:color="auto"/>
            <w:left w:val="none" w:sz="0" w:space="0" w:color="auto"/>
            <w:bottom w:val="none" w:sz="0" w:space="0" w:color="auto"/>
            <w:right w:val="none" w:sz="0" w:space="0" w:color="auto"/>
          </w:divBdr>
          <w:divsChild>
            <w:div w:id="919022926">
              <w:marLeft w:val="0"/>
              <w:marRight w:val="60"/>
              <w:marTop w:val="0"/>
              <w:marBottom w:val="0"/>
              <w:divBdr>
                <w:top w:val="none" w:sz="0" w:space="0" w:color="auto"/>
                <w:left w:val="none" w:sz="0" w:space="0" w:color="auto"/>
                <w:bottom w:val="none" w:sz="0" w:space="0" w:color="auto"/>
                <w:right w:val="none" w:sz="0" w:space="0" w:color="auto"/>
              </w:divBdr>
              <w:divsChild>
                <w:div w:id="1378899195">
                  <w:marLeft w:val="0"/>
                  <w:marRight w:val="0"/>
                  <w:marTop w:val="0"/>
                  <w:marBottom w:val="120"/>
                  <w:divBdr>
                    <w:top w:val="single" w:sz="6" w:space="0" w:color="C0C0C0"/>
                    <w:left w:val="single" w:sz="6" w:space="0" w:color="D9D9D9"/>
                    <w:bottom w:val="single" w:sz="6" w:space="0" w:color="D9D9D9"/>
                    <w:right w:val="single" w:sz="6" w:space="0" w:color="D9D9D9"/>
                  </w:divBdr>
                  <w:divsChild>
                    <w:div w:id="1055160584">
                      <w:marLeft w:val="0"/>
                      <w:marRight w:val="0"/>
                      <w:marTop w:val="0"/>
                      <w:marBottom w:val="0"/>
                      <w:divBdr>
                        <w:top w:val="none" w:sz="0" w:space="0" w:color="auto"/>
                        <w:left w:val="none" w:sz="0" w:space="0" w:color="auto"/>
                        <w:bottom w:val="none" w:sz="0" w:space="0" w:color="auto"/>
                        <w:right w:val="none" w:sz="0" w:space="0" w:color="auto"/>
                      </w:divBdr>
                    </w:div>
                    <w:div w:id="171766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5182">
          <w:marLeft w:val="0"/>
          <w:marRight w:val="0"/>
          <w:marTop w:val="0"/>
          <w:marBottom w:val="0"/>
          <w:divBdr>
            <w:top w:val="none" w:sz="0" w:space="0" w:color="auto"/>
            <w:left w:val="none" w:sz="0" w:space="0" w:color="auto"/>
            <w:bottom w:val="none" w:sz="0" w:space="0" w:color="auto"/>
            <w:right w:val="none" w:sz="0" w:space="0" w:color="auto"/>
          </w:divBdr>
          <w:divsChild>
            <w:div w:id="1543250289">
              <w:marLeft w:val="60"/>
              <w:marRight w:val="0"/>
              <w:marTop w:val="0"/>
              <w:marBottom w:val="0"/>
              <w:divBdr>
                <w:top w:val="none" w:sz="0" w:space="0" w:color="auto"/>
                <w:left w:val="none" w:sz="0" w:space="0" w:color="auto"/>
                <w:bottom w:val="none" w:sz="0" w:space="0" w:color="auto"/>
                <w:right w:val="none" w:sz="0" w:space="0" w:color="auto"/>
              </w:divBdr>
              <w:divsChild>
                <w:div w:id="2053652710">
                  <w:marLeft w:val="0"/>
                  <w:marRight w:val="0"/>
                  <w:marTop w:val="0"/>
                  <w:marBottom w:val="0"/>
                  <w:divBdr>
                    <w:top w:val="none" w:sz="0" w:space="0" w:color="auto"/>
                    <w:left w:val="none" w:sz="0" w:space="0" w:color="auto"/>
                    <w:bottom w:val="none" w:sz="0" w:space="0" w:color="auto"/>
                    <w:right w:val="none" w:sz="0" w:space="0" w:color="auto"/>
                  </w:divBdr>
                  <w:divsChild>
                    <w:div w:id="99574941">
                      <w:marLeft w:val="0"/>
                      <w:marRight w:val="0"/>
                      <w:marTop w:val="0"/>
                      <w:marBottom w:val="120"/>
                      <w:divBdr>
                        <w:top w:val="single" w:sz="6" w:space="0" w:color="F5F5F5"/>
                        <w:left w:val="single" w:sz="6" w:space="0" w:color="F5F5F5"/>
                        <w:bottom w:val="single" w:sz="6" w:space="0" w:color="F5F5F5"/>
                        <w:right w:val="single" w:sz="6" w:space="0" w:color="F5F5F5"/>
                      </w:divBdr>
                      <w:divsChild>
                        <w:div w:id="2118481286">
                          <w:marLeft w:val="0"/>
                          <w:marRight w:val="0"/>
                          <w:marTop w:val="0"/>
                          <w:marBottom w:val="0"/>
                          <w:divBdr>
                            <w:top w:val="none" w:sz="0" w:space="0" w:color="auto"/>
                            <w:left w:val="none" w:sz="0" w:space="0" w:color="auto"/>
                            <w:bottom w:val="none" w:sz="0" w:space="0" w:color="auto"/>
                            <w:right w:val="none" w:sz="0" w:space="0" w:color="auto"/>
                          </w:divBdr>
                          <w:divsChild>
                            <w:div w:id="568149033">
                              <w:marLeft w:val="0"/>
                              <w:marRight w:val="0"/>
                              <w:marTop w:val="0"/>
                              <w:marBottom w:val="0"/>
                              <w:divBdr>
                                <w:top w:val="none" w:sz="0" w:space="0" w:color="auto"/>
                                <w:left w:val="none" w:sz="0" w:space="0" w:color="auto"/>
                                <w:bottom w:val="none" w:sz="0" w:space="0" w:color="auto"/>
                                <w:right w:val="none" w:sz="0" w:space="0" w:color="auto"/>
                              </w:divBdr>
                            </w:div>
                          </w:divsChild>
                        </w:div>
                        <w:div w:id="886406867">
                          <w:marLeft w:val="0"/>
                          <w:marRight w:val="0"/>
                          <w:marTop w:val="0"/>
                          <w:marBottom w:val="0"/>
                          <w:divBdr>
                            <w:top w:val="none" w:sz="0" w:space="0" w:color="auto"/>
                            <w:left w:val="none" w:sz="0" w:space="0" w:color="auto"/>
                            <w:bottom w:val="none" w:sz="0" w:space="0" w:color="auto"/>
                            <w:right w:val="none" w:sz="0" w:space="0" w:color="auto"/>
                          </w:divBdr>
                          <w:divsChild>
                            <w:div w:id="2115897426">
                              <w:marLeft w:val="0"/>
                              <w:marRight w:val="0"/>
                              <w:marTop w:val="0"/>
                              <w:marBottom w:val="0"/>
                              <w:divBdr>
                                <w:top w:val="none" w:sz="0" w:space="0" w:color="auto"/>
                                <w:left w:val="none" w:sz="0" w:space="0" w:color="auto"/>
                                <w:bottom w:val="none" w:sz="0" w:space="0" w:color="auto"/>
                                <w:right w:val="none" w:sz="0" w:space="0" w:color="auto"/>
                              </w:divBdr>
                              <w:divsChild>
                                <w:div w:id="1087533014">
                                  <w:marLeft w:val="0"/>
                                  <w:marRight w:val="0"/>
                                  <w:marTop w:val="0"/>
                                  <w:marBottom w:val="0"/>
                                  <w:divBdr>
                                    <w:top w:val="single" w:sz="6" w:space="0" w:color="auto"/>
                                    <w:left w:val="single" w:sz="6" w:space="2" w:color="auto"/>
                                    <w:bottom w:val="single" w:sz="6" w:space="0" w:color="auto"/>
                                    <w:right w:val="single" w:sz="6" w:space="4" w:color="auto"/>
                                  </w:divBdr>
                                </w:div>
                              </w:divsChild>
                            </w:div>
                          </w:divsChild>
                        </w:div>
                      </w:divsChild>
                    </w:div>
                  </w:divsChild>
                </w:div>
              </w:divsChild>
            </w:div>
          </w:divsChild>
        </w:div>
      </w:divsChild>
    </w:div>
    <w:div w:id="386497308">
      <w:bodyDiv w:val="1"/>
      <w:marLeft w:val="0"/>
      <w:marRight w:val="0"/>
      <w:marTop w:val="0"/>
      <w:marBottom w:val="0"/>
      <w:divBdr>
        <w:top w:val="none" w:sz="0" w:space="0" w:color="auto"/>
        <w:left w:val="none" w:sz="0" w:space="0" w:color="auto"/>
        <w:bottom w:val="none" w:sz="0" w:space="0" w:color="auto"/>
        <w:right w:val="none" w:sz="0" w:space="0" w:color="auto"/>
      </w:divBdr>
    </w:div>
    <w:div w:id="417992887">
      <w:bodyDiv w:val="1"/>
      <w:marLeft w:val="0"/>
      <w:marRight w:val="0"/>
      <w:marTop w:val="0"/>
      <w:marBottom w:val="0"/>
      <w:divBdr>
        <w:top w:val="none" w:sz="0" w:space="0" w:color="auto"/>
        <w:left w:val="none" w:sz="0" w:space="0" w:color="auto"/>
        <w:bottom w:val="none" w:sz="0" w:space="0" w:color="auto"/>
        <w:right w:val="none" w:sz="0" w:space="0" w:color="auto"/>
      </w:divBdr>
    </w:div>
    <w:div w:id="459539088">
      <w:bodyDiv w:val="1"/>
      <w:marLeft w:val="0"/>
      <w:marRight w:val="0"/>
      <w:marTop w:val="0"/>
      <w:marBottom w:val="0"/>
      <w:divBdr>
        <w:top w:val="none" w:sz="0" w:space="0" w:color="auto"/>
        <w:left w:val="none" w:sz="0" w:space="0" w:color="auto"/>
        <w:bottom w:val="none" w:sz="0" w:space="0" w:color="auto"/>
        <w:right w:val="none" w:sz="0" w:space="0" w:color="auto"/>
      </w:divBdr>
      <w:divsChild>
        <w:div w:id="513762456">
          <w:marLeft w:val="120"/>
          <w:marRight w:val="135"/>
          <w:marTop w:val="150"/>
          <w:marBottom w:val="150"/>
          <w:divBdr>
            <w:top w:val="none" w:sz="0" w:space="0" w:color="auto"/>
            <w:left w:val="none" w:sz="0" w:space="0" w:color="auto"/>
            <w:bottom w:val="none" w:sz="0" w:space="0" w:color="auto"/>
            <w:right w:val="none" w:sz="0" w:space="0" w:color="auto"/>
          </w:divBdr>
          <w:divsChild>
            <w:div w:id="599723256">
              <w:marLeft w:val="0"/>
              <w:marRight w:val="0"/>
              <w:marTop w:val="0"/>
              <w:marBottom w:val="0"/>
              <w:divBdr>
                <w:top w:val="none" w:sz="0" w:space="0" w:color="auto"/>
                <w:left w:val="none" w:sz="0" w:space="0" w:color="auto"/>
                <w:bottom w:val="none" w:sz="0" w:space="0" w:color="auto"/>
                <w:right w:val="none" w:sz="0" w:space="0" w:color="auto"/>
              </w:divBdr>
              <w:divsChild>
                <w:div w:id="750741432">
                  <w:marLeft w:val="0"/>
                  <w:marRight w:val="0"/>
                  <w:marTop w:val="0"/>
                  <w:marBottom w:val="0"/>
                  <w:divBdr>
                    <w:top w:val="none" w:sz="0" w:space="0" w:color="auto"/>
                    <w:left w:val="none" w:sz="0" w:space="0" w:color="auto"/>
                    <w:bottom w:val="none" w:sz="0" w:space="0" w:color="auto"/>
                    <w:right w:val="none" w:sz="0" w:space="0" w:color="auto"/>
                  </w:divBdr>
                  <w:divsChild>
                    <w:div w:id="786971863">
                      <w:marLeft w:val="0"/>
                      <w:marRight w:val="0"/>
                      <w:marTop w:val="0"/>
                      <w:marBottom w:val="0"/>
                      <w:divBdr>
                        <w:top w:val="none" w:sz="0" w:space="0" w:color="auto"/>
                        <w:left w:val="none" w:sz="0" w:space="0" w:color="auto"/>
                        <w:bottom w:val="none" w:sz="0" w:space="0" w:color="auto"/>
                        <w:right w:val="none" w:sz="0" w:space="0" w:color="auto"/>
                      </w:divBdr>
                      <w:divsChild>
                        <w:div w:id="306085181">
                          <w:marLeft w:val="0"/>
                          <w:marRight w:val="0"/>
                          <w:marTop w:val="0"/>
                          <w:marBottom w:val="0"/>
                          <w:divBdr>
                            <w:top w:val="none" w:sz="0" w:space="0" w:color="auto"/>
                            <w:left w:val="none" w:sz="0" w:space="0" w:color="auto"/>
                            <w:bottom w:val="none" w:sz="0" w:space="0" w:color="auto"/>
                            <w:right w:val="none" w:sz="0" w:space="0" w:color="auto"/>
                          </w:divBdr>
                          <w:divsChild>
                            <w:div w:id="1474328898">
                              <w:marLeft w:val="0"/>
                              <w:marRight w:val="0"/>
                              <w:marTop w:val="0"/>
                              <w:marBottom w:val="0"/>
                              <w:divBdr>
                                <w:top w:val="none" w:sz="0" w:space="0" w:color="auto"/>
                                <w:left w:val="none" w:sz="0" w:space="0" w:color="auto"/>
                                <w:bottom w:val="none" w:sz="0" w:space="0" w:color="auto"/>
                                <w:right w:val="none" w:sz="0" w:space="0" w:color="auto"/>
                              </w:divBdr>
                              <w:divsChild>
                                <w:div w:id="1041244865">
                                  <w:marLeft w:val="0"/>
                                  <w:marRight w:val="0"/>
                                  <w:marTop w:val="0"/>
                                  <w:marBottom w:val="0"/>
                                  <w:divBdr>
                                    <w:top w:val="none" w:sz="0" w:space="0" w:color="auto"/>
                                    <w:left w:val="none" w:sz="0" w:space="0" w:color="auto"/>
                                    <w:bottom w:val="none" w:sz="0" w:space="0" w:color="auto"/>
                                    <w:right w:val="none" w:sz="0" w:space="0" w:color="auto"/>
                                  </w:divBdr>
                                  <w:divsChild>
                                    <w:div w:id="1852137887">
                                      <w:marLeft w:val="0"/>
                                      <w:marRight w:val="0"/>
                                      <w:marTop w:val="0"/>
                                      <w:marBottom w:val="0"/>
                                      <w:divBdr>
                                        <w:top w:val="none" w:sz="0" w:space="0" w:color="auto"/>
                                        <w:left w:val="none" w:sz="0" w:space="0" w:color="auto"/>
                                        <w:bottom w:val="none" w:sz="0" w:space="0" w:color="auto"/>
                                        <w:right w:val="none" w:sz="0" w:space="0" w:color="auto"/>
                                      </w:divBdr>
                                      <w:divsChild>
                                        <w:div w:id="111845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4786765">
          <w:marLeft w:val="120"/>
          <w:marRight w:val="135"/>
          <w:marTop w:val="150"/>
          <w:marBottom w:val="150"/>
          <w:divBdr>
            <w:top w:val="none" w:sz="0" w:space="0" w:color="auto"/>
            <w:left w:val="none" w:sz="0" w:space="0" w:color="auto"/>
            <w:bottom w:val="none" w:sz="0" w:space="0" w:color="auto"/>
            <w:right w:val="none" w:sz="0" w:space="0" w:color="auto"/>
          </w:divBdr>
          <w:divsChild>
            <w:div w:id="9238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8949">
      <w:bodyDiv w:val="1"/>
      <w:marLeft w:val="0"/>
      <w:marRight w:val="0"/>
      <w:marTop w:val="0"/>
      <w:marBottom w:val="0"/>
      <w:divBdr>
        <w:top w:val="none" w:sz="0" w:space="0" w:color="auto"/>
        <w:left w:val="none" w:sz="0" w:space="0" w:color="auto"/>
        <w:bottom w:val="none" w:sz="0" w:space="0" w:color="auto"/>
        <w:right w:val="none" w:sz="0" w:space="0" w:color="auto"/>
      </w:divBdr>
    </w:div>
    <w:div w:id="948656772">
      <w:bodyDiv w:val="1"/>
      <w:marLeft w:val="0"/>
      <w:marRight w:val="0"/>
      <w:marTop w:val="0"/>
      <w:marBottom w:val="0"/>
      <w:divBdr>
        <w:top w:val="none" w:sz="0" w:space="0" w:color="auto"/>
        <w:left w:val="none" w:sz="0" w:space="0" w:color="auto"/>
        <w:bottom w:val="none" w:sz="0" w:space="0" w:color="auto"/>
        <w:right w:val="none" w:sz="0" w:space="0" w:color="auto"/>
      </w:divBdr>
    </w:div>
    <w:div w:id="989479445">
      <w:bodyDiv w:val="1"/>
      <w:marLeft w:val="0"/>
      <w:marRight w:val="0"/>
      <w:marTop w:val="0"/>
      <w:marBottom w:val="0"/>
      <w:divBdr>
        <w:top w:val="none" w:sz="0" w:space="0" w:color="auto"/>
        <w:left w:val="none" w:sz="0" w:space="0" w:color="auto"/>
        <w:bottom w:val="none" w:sz="0" w:space="0" w:color="auto"/>
        <w:right w:val="none" w:sz="0" w:space="0" w:color="auto"/>
      </w:divBdr>
    </w:div>
    <w:div w:id="1025332266">
      <w:bodyDiv w:val="1"/>
      <w:marLeft w:val="0"/>
      <w:marRight w:val="0"/>
      <w:marTop w:val="0"/>
      <w:marBottom w:val="0"/>
      <w:divBdr>
        <w:top w:val="none" w:sz="0" w:space="0" w:color="auto"/>
        <w:left w:val="none" w:sz="0" w:space="0" w:color="auto"/>
        <w:bottom w:val="none" w:sz="0" w:space="0" w:color="auto"/>
        <w:right w:val="none" w:sz="0" w:space="0" w:color="auto"/>
      </w:divBdr>
    </w:div>
    <w:div w:id="1064525944">
      <w:bodyDiv w:val="1"/>
      <w:marLeft w:val="0"/>
      <w:marRight w:val="0"/>
      <w:marTop w:val="0"/>
      <w:marBottom w:val="0"/>
      <w:divBdr>
        <w:top w:val="none" w:sz="0" w:space="0" w:color="auto"/>
        <w:left w:val="none" w:sz="0" w:space="0" w:color="auto"/>
        <w:bottom w:val="none" w:sz="0" w:space="0" w:color="auto"/>
        <w:right w:val="none" w:sz="0" w:space="0" w:color="auto"/>
      </w:divBdr>
      <w:divsChild>
        <w:div w:id="1166241364">
          <w:marLeft w:val="0"/>
          <w:marRight w:val="0"/>
          <w:marTop w:val="0"/>
          <w:marBottom w:val="0"/>
          <w:divBdr>
            <w:top w:val="none" w:sz="0" w:space="0" w:color="auto"/>
            <w:left w:val="none" w:sz="0" w:space="0" w:color="auto"/>
            <w:bottom w:val="none" w:sz="0" w:space="0" w:color="auto"/>
            <w:right w:val="none" w:sz="0" w:space="0" w:color="auto"/>
          </w:divBdr>
          <w:divsChild>
            <w:div w:id="930701000">
              <w:marLeft w:val="0"/>
              <w:marRight w:val="60"/>
              <w:marTop w:val="0"/>
              <w:marBottom w:val="0"/>
              <w:divBdr>
                <w:top w:val="none" w:sz="0" w:space="0" w:color="auto"/>
                <w:left w:val="none" w:sz="0" w:space="0" w:color="auto"/>
                <w:bottom w:val="none" w:sz="0" w:space="0" w:color="auto"/>
                <w:right w:val="none" w:sz="0" w:space="0" w:color="auto"/>
              </w:divBdr>
              <w:divsChild>
                <w:div w:id="1300720990">
                  <w:marLeft w:val="0"/>
                  <w:marRight w:val="0"/>
                  <w:marTop w:val="0"/>
                  <w:marBottom w:val="120"/>
                  <w:divBdr>
                    <w:top w:val="single" w:sz="6" w:space="0" w:color="C0C0C0"/>
                    <w:left w:val="single" w:sz="6" w:space="0" w:color="D9D9D9"/>
                    <w:bottom w:val="single" w:sz="6" w:space="0" w:color="D9D9D9"/>
                    <w:right w:val="single" w:sz="6" w:space="0" w:color="D9D9D9"/>
                  </w:divBdr>
                  <w:divsChild>
                    <w:div w:id="489903109">
                      <w:marLeft w:val="0"/>
                      <w:marRight w:val="0"/>
                      <w:marTop w:val="0"/>
                      <w:marBottom w:val="0"/>
                      <w:divBdr>
                        <w:top w:val="none" w:sz="0" w:space="0" w:color="auto"/>
                        <w:left w:val="none" w:sz="0" w:space="0" w:color="auto"/>
                        <w:bottom w:val="none" w:sz="0" w:space="0" w:color="auto"/>
                        <w:right w:val="none" w:sz="0" w:space="0" w:color="auto"/>
                      </w:divBdr>
                    </w:div>
                    <w:div w:id="1581599468">
                      <w:marLeft w:val="0"/>
                      <w:marRight w:val="0"/>
                      <w:marTop w:val="0"/>
                      <w:marBottom w:val="0"/>
                      <w:divBdr>
                        <w:top w:val="none" w:sz="0" w:space="0" w:color="auto"/>
                        <w:left w:val="none" w:sz="0" w:space="0" w:color="auto"/>
                        <w:bottom w:val="none" w:sz="0" w:space="0" w:color="auto"/>
                        <w:right w:val="none" w:sz="0" w:space="0" w:color="auto"/>
                      </w:divBdr>
                    </w:div>
                  </w:divsChild>
                </w:div>
                <w:div w:id="1424302551">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832091355">
          <w:marLeft w:val="0"/>
          <w:marRight w:val="0"/>
          <w:marTop w:val="0"/>
          <w:marBottom w:val="0"/>
          <w:divBdr>
            <w:top w:val="none" w:sz="0" w:space="0" w:color="auto"/>
            <w:left w:val="none" w:sz="0" w:space="0" w:color="auto"/>
            <w:bottom w:val="none" w:sz="0" w:space="0" w:color="auto"/>
            <w:right w:val="none" w:sz="0" w:space="0" w:color="auto"/>
          </w:divBdr>
          <w:divsChild>
            <w:div w:id="1138257744">
              <w:marLeft w:val="60"/>
              <w:marRight w:val="0"/>
              <w:marTop w:val="0"/>
              <w:marBottom w:val="0"/>
              <w:divBdr>
                <w:top w:val="none" w:sz="0" w:space="0" w:color="auto"/>
                <w:left w:val="none" w:sz="0" w:space="0" w:color="auto"/>
                <w:bottom w:val="none" w:sz="0" w:space="0" w:color="auto"/>
                <w:right w:val="none" w:sz="0" w:space="0" w:color="auto"/>
              </w:divBdr>
              <w:divsChild>
                <w:div w:id="1765572512">
                  <w:marLeft w:val="0"/>
                  <w:marRight w:val="0"/>
                  <w:marTop w:val="0"/>
                  <w:marBottom w:val="0"/>
                  <w:divBdr>
                    <w:top w:val="none" w:sz="0" w:space="0" w:color="auto"/>
                    <w:left w:val="none" w:sz="0" w:space="0" w:color="auto"/>
                    <w:bottom w:val="none" w:sz="0" w:space="0" w:color="auto"/>
                    <w:right w:val="none" w:sz="0" w:space="0" w:color="auto"/>
                  </w:divBdr>
                  <w:divsChild>
                    <w:div w:id="900943840">
                      <w:marLeft w:val="0"/>
                      <w:marRight w:val="0"/>
                      <w:marTop w:val="0"/>
                      <w:marBottom w:val="120"/>
                      <w:divBdr>
                        <w:top w:val="single" w:sz="6" w:space="0" w:color="F5F5F5"/>
                        <w:left w:val="single" w:sz="6" w:space="0" w:color="F5F5F5"/>
                        <w:bottom w:val="single" w:sz="6" w:space="0" w:color="F5F5F5"/>
                        <w:right w:val="single" w:sz="6" w:space="0" w:color="F5F5F5"/>
                      </w:divBdr>
                      <w:divsChild>
                        <w:div w:id="1086151157">
                          <w:marLeft w:val="0"/>
                          <w:marRight w:val="0"/>
                          <w:marTop w:val="0"/>
                          <w:marBottom w:val="0"/>
                          <w:divBdr>
                            <w:top w:val="none" w:sz="0" w:space="0" w:color="auto"/>
                            <w:left w:val="none" w:sz="0" w:space="0" w:color="auto"/>
                            <w:bottom w:val="none" w:sz="0" w:space="0" w:color="auto"/>
                            <w:right w:val="none" w:sz="0" w:space="0" w:color="auto"/>
                          </w:divBdr>
                          <w:divsChild>
                            <w:div w:id="11846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247244">
      <w:bodyDiv w:val="1"/>
      <w:marLeft w:val="0"/>
      <w:marRight w:val="0"/>
      <w:marTop w:val="0"/>
      <w:marBottom w:val="0"/>
      <w:divBdr>
        <w:top w:val="none" w:sz="0" w:space="0" w:color="auto"/>
        <w:left w:val="none" w:sz="0" w:space="0" w:color="auto"/>
        <w:bottom w:val="none" w:sz="0" w:space="0" w:color="auto"/>
        <w:right w:val="none" w:sz="0" w:space="0" w:color="auto"/>
      </w:divBdr>
    </w:div>
    <w:div w:id="1209416874">
      <w:bodyDiv w:val="1"/>
      <w:marLeft w:val="0"/>
      <w:marRight w:val="0"/>
      <w:marTop w:val="0"/>
      <w:marBottom w:val="0"/>
      <w:divBdr>
        <w:top w:val="none" w:sz="0" w:space="0" w:color="auto"/>
        <w:left w:val="none" w:sz="0" w:space="0" w:color="auto"/>
        <w:bottom w:val="none" w:sz="0" w:space="0" w:color="auto"/>
        <w:right w:val="none" w:sz="0" w:space="0" w:color="auto"/>
      </w:divBdr>
    </w:div>
    <w:div w:id="1277953247">
      <w:bodyDiv w:val="1"/>
      <w:marLeft w:val="0"/>
      <w:marRight w:val="0"/>
      <w:marTop w:val="0"/>
      <w:marBottom w:val="0"/>
      <w:divBdr>
        <w:top w:val="none" w:sz="0" w:space="0" w:color="auto"/>
        <w:left w:val="none" w:sz="0" w:space="0" w:color="auto"/>
        <w:bottom w:val="none" w:sz="0" w:space="0" w:color="auto"/>
        <w:right w:val="none" w:sz="0" w:space="0" w:color="auto"/>
      </w:divBdr>
    </w:div>
    <w:div w:id="131610970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sChild>
        <w:div w:id="1598711268">
          <w:marLeft w:val="0"/>
          <w:marRight w:val="0"/>
          <w:marTop w:val="0"/>
          <w:marBottom w:val="0"/>
          <w:divBdr>
            <w:top w:val="none" w:sz="0" w:space="0" w:color="auto"/>
            <w:left w:val="none" w:sz="0" w:space="0" w:color="auto"/>
            <w:bottom w:val="none" w:sz="0" w:space="0" w:color="auto"/>
            <w:right w:val="none" w:sz="0" w:space="0" w:color="auto"/>
          </w:divBdr>
          <w:divsChild>
            <w:div w:id="371879519">
              <w:marLeft w:val="0"/>
              <w:marRight w:val="60"/>
              <w:marTop w:val="0"/>
              <w:marBottom w:val="0"/>
              <w:divBdr>
                <w:top w:val="none" w:sz="0" w:space="0" w:color="auto"/>
                <w:left w:val="none" w:sz="0" w:space="0" w:color="auto"/>
                <w:bottom w:val="none" w:sz="0" w:space="0" w:color="auto"/>
                <w:right w:val="none" w:sz="0" w:space="0" w:color="auto"/>
              </w:divBdr>
              <w:divsChild>
                <w:div w:id="1525169466">
                  <w:marLeft w:val="0"/>
                  <w:marRight w:val="0"/>
                  <w:marTop w:val="0"/>
                  <w:marBottom w:val="120"/>
                  <w:divBdr>
                    <w:top w:val="single" w:sz="6" w:space="0" w:color="C0C0C0"/>
                    <w:left w:val="single" w:sz="6" w:space="0" w:color="D9D9D9"/>
                    <w:bottom w:val="single" w:sz="6" w:space="0" w:color="D9D9D9"/>
                    <w:right w:val="single" w:sz="6" w:space="0" w:color="D9D9D9"/>
                  </w:divBdr>
                  <w:divsChild>
                    <w:div w:id="559680032">
                      <w:marLeft w:val="0"/>
                      <w:marRight w:val="0"/>
                      <w:marTop w:val="0"/>
                      <w:marBottom w:val="0"/>
                      <w:divBdr>
                        <w:top w:val="none" w:sz="0" w:space="0" w:color="auto"/>
                        <w:left w:val="none" w:sz="0" w:space="0" w:color="auto"/>
                        <w:bottom w:val="none" w:sz="0" w:space="0" w:color="auto"/>
                        <w:right w:val="none" w:sz="0" w:space="0" w:color="auto"/>
                      </w:divBdr>
                    </w:div>
                    <w:div w:id="157160415">
                      <w:marLeft w:val="0"/>
                      <w:marRight w:val="0"/>
                      <w:marTop w:val="0"/>
                      <w:marBottom w:val="0"/>
                      <w:divBdr>
                        <w:top w:val="none" w:sz="0" w:space="0" w:color="auto"/>
                        <w:left w:val="none" w:sz="0" w:space="0" w:color="auto"/>
                        <w:bottom w:val="none" w:sz="0" w:space="0" w:color="auto"/>
                        <w:right w:val="none" w:sz="0" w:space="0" w:color="auto"/>
                      </w:divBdr>
                    </w:div>
                  </w:divsChild>
                </w:div>
                <w:div w:id="1684477764">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2087453308">
          <w:marLeft w:val="0"/>
          <w:marRight w:val="0"/>
          <w:marTop w:val="0"/>
          <w:marBottom w:val="0"/>
          <w:divBdr>
            <w:top w:val="none" w:sz="0" w:space="0" w:color="auto"/>
            <w:left w:val="none" w:sz="0" w:space="0" w:color="auto"/>
            <w:bottom w:val="none" w:sz="0" w:space="0" w:color="auto"/>
            <w:right w:val="none" w:sz="0" w:space="0" w:color="auto"/>
          </w:divBdr>
          <w:divsChild>
            <w:div w:id="498732773">
              <w:marLeft w:val="60"/>
              <w:marRight w:val="0"/>
              <w:marTop w:val="0"/>
              <w:marBottom w:val="0"/>
              <w:divBdr>
                <w:top w:val="none" w:sz="0" w:space="0" w:color="auto"/>
                <w:left w:val="none" w:sz="0" w:space="0" w:color="auto"/>
                <w:bottom w:val="none" w:sz="0" w:space="0" w:color="auto"/>
                <w:right w:val="none" w:sz="0" w:space="0" w:color="auto"/>
              </w:divBdr>
              <w:divsChild>
                <w:div w:id="1171261995">
                  <w:marLeft w:val="0"/>
                  <w:marRight w:val="0"/>
                  <w:marTop w:val="0"/>
                  <w:marBottom w:val="0"/>
                  <w:divBdr>
                    <w:top w:val="none" w:sz="0" w:space="0" w:color="auto"/>
                    <w:left w:val="none" w:sz="0" w:space="0" w:color="auto"/>
                    <w:bottom w:val="none" w:sz="0" w:space="0" w:color="auto"/>
                    <w:right w:val="none" w:sz="0" w:space="0" w:color="auto"/>
                  </w:divBdr>
                  <w:divsChild>
                    <w:div w:id="558176303">
                      <w:marLeft w:val="0"/>
                      <w:marRight w:val="0"/>
                      <w:marTop w:val="0"/>
                      <w:marBottom w:val="120"/>
                      <w:divBdr>
                        <w:top w:val="single" w:sz="6" w:space="0" w:color="F5F5F5"/>
                        <w:left w:val="single" w:sz="6" w:space="0" w:color="F5F5F5"/>
                        <w:bottom w:val="single" w:sz="6" w:space="0" w:color="F5F5F5"/>
                        <w:right w:val="single" w:sz="6" w:space="0" w:color="F5F5F5"/>
                      </w:divBdr>
                      <w:divsChild>
                        <w:div w:id="426536538">
                          <w:marLeft w:val="0"/>
                          <w:marRight w:val="0"/>
                          <w:marTop w:val="0"/>
                          <w:marBottom w:val="0"/>
                          <w:divBdr>
                            <w:top w:val="none" w:sz="0" w:space="0" w:color="auto"/>
                            <w:left w:val="none" w:sz="0" w:space="0" w:color="auto"/>
                            <w:bottom w:val="none" w:sz="0" w:space="0" w:color="auto"/>
                            <w:right w:val="none" w:sz="0" w:space="0" w:color="auto"/>
                          </w:divBdr>
                          <w:divsChild>
                            <w:div w:id="22908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747415">
      <w:bodyDiv w:val="1"/>
      <w:marLeft w:val="0"/>
      <w:marRight w:val="0"/>
      <w:marTop w:val="0"/>
      <w:marBottom w:val="0"/>
      <w:divBdr>
        <w:top w:val="none" w:sz="0" w:space="0" w:color="auto"/>
        <w:left w:val="none" w:sz="0" w:space="0" w:color="auto"/>
        <w:bottom w:val="none" w:sz="0" w:space="0" w:color="auto"/>
        <w:right w:val="none" w:sz="0" w:space="0" w:color="auto"/>
      </w:divBdr>
    </w:div>
    <w:div w:id="1781415874">
      <w:bodyDiv w:val="1"/>
      <w:marLeft w:val="0"/>
      <w:marRight w:val="0"/>
      <w:marTop w:val="0"/>
      <w:marBottom w:val="0"/>
      <w:divBdr>
        <w:top w:val="none" w:sz="0" w:space="0" w:color="auto"/>
        <w:left w:val="none" w:sz="0" w:space="0" w:color="auto"/>
        <w:bottom w:val="none" w:sz="0" w:space="0" w:color="auto"/>
        <w:right w:val="none" w:sz="0" w:space="0" w:color="auto"/>
      </w:divBdr>
    </w:div>
    <w:div w:id="2026130602">
      <w:bodyDiv w:val="1"/>
      <w:marLeft w:val="0"/>
      <w:marRight w:val="0"/>
      <w:marTop w:val="0"/>
      <w:marBottom w:val="0"/>
      <w:divBdr>
        <w:top w:val="none" w:sz="0" w:space="0" w:color="auto"/>
        <w:left w:val="none" w:sz="0" w:space="0" w:color="auto"/>
        <w:bottom w:val="none" w:sz="0" w:space="0" w:color="auto"/>
        <w:right w:val="none" w:sz="0" w:space="0" w:color="auto"/>
      </w:divBdr>
    </w:div>
    <w:div w:id="205573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penair-project.org/" TargetMode="External"/><Relationship Id="rId18" Type="http://schemas.openxmlformats.org/officeDocument/2006/relationships/hyperlink" Target="http://remitt.org/" TargetMode="External"/><Relationship Id="rId26" Type="http://schemas.openxmlformats.org/officeDocument/2006/relationships/image" Target="media/image12.png"/><Relationship Id="rId39" Type="http://schemas.openxmlformats.org/officeDocument/2006/relationships/hyperlink" Target="https://en.wikipedia.org/wiki/R_(programming_language)"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easymedstat.com/" TargetMode="Externa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en.wikipedia.org/wiki/Correlation_and_dependence" TargetMode="External"/><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www.ohdsi.or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bm.com/analytics/watson-analytics/us-e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5.png"/><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airpaca.org/" TargetMode="External"/><Relationship Id="rId17" Type="http://schemas.openxmlformats.org/officeDocument/2006/relationships/hyperlink" Target="http://freemedsoftware.org/"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www.airpaca.org/" TargetMode="External"/><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hyperlink" Target="https://en.wikipedia.org/wiki/Scrum_(software_developmen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58D81-D82E-40D8-A31F-F3037290F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45</Pages>
  <Words>9244</Words>
  <Characters>52692</Characters>
  <Application>Microsoft Office Word</Application>
  <DocSecurity>0</DocSecurity>
  <Lines>439</Lines>
  <Paragraphs>123</Paragraphs>
  <ScaleCrop>false</ScaleCrop>
  <HeadingPairs>
    <vt:vector size="8" baseType="variant">
      <vt:variant>
        <vt:lpstr>Title</vt:lpstr>
      </vt:variant>
      <vt:variant>
        <vt:i4>1</vt:i4>
      </vt:variant>
      <vt:variant>
        <vt:lpstr>Название</vt:lpstr>
      </vt:variant>
      <vt:variant>
        <vt:i4>1</vt:i4>
      </vt:variant>
      <vt:variant>
        <vt:lpstr>Titre</vt:lpstr>
      </vt:variant>
      <vt:variant>
        <vt:i4>1</vt:i4>
      </vt:variant>
      <vt:variant>
        <vt:lpstr>Titres</vt:lpstr>
      </vt:variant>
      <vt:variant>
        <vt:i4>43</vt:i4>
      </vt:variant>
    </vt:vector>
  </HeadingPairs>
  <TitlesOfParts>
    <vt:vector size="46" baseType="lpstr">
      <vt:lpstr/>
      <vt:lpstr/>
      <vt:lpstr/>
      <vt:lpstr>1 General Introduction</vt:lpstr>
      <vt:lpstr>2 Project Presentation</vt:lpstr>
      <vt:lpstr>    2.1 Presentation of the Master MBDS and the Big bridge project</vt:lpstr>
      <vt:lpstr>    2.2 Presentation of the project partner IMREDD</vt:lpstr>
      <vt:lpstr>    2.3 Presentation of the subject and project goals</vt:lpstr>
      <vt:lpstr>4 Study of existing and envisaged solution (rename this to state of art)</vt:lpstr>
      <vt:lpstr>    4.1 Study of existing solutions</vt:lpstr>
      <vt:lpstr>    4.2 Critical of existing solutions</vt:lpstr>
      <vt:lpstr>    4.3 Envisaged solution</vt:lpstr>
      <vt:lpstr>    4.4 Deliverables</vt:lpstr>
      <vt:lpstr>5 Project Organization</vt:lpstr>
      <vt:lpstr>    5.1 Used Project method</vt:lpstr>
      <vt:lpstr>    5.2 Project team and member’s role</vt:lpstr>
      <vt:lpstr>    5.3 Used tools in the project</vt:lpstr>
      <vt:lpstr>    5.4 Configuration management</vt:lpstr>
      <vt:lpstr>    5.5 Project planning</vt:lpstr>
      <vt:lpstr>6 Environment and health data description</vt:lpstr>
      <vt:lpstr>    6.1 Health data Description	</vt:lpstr>
      <vt:lpstr>    6.2 Environmental Data description</vt:lpstr>
      <vt:lpstr>7 BDSE project Architecture and Data Management</vt:lpstr>
      <vt:lpstr>    7.1 Objective</vt:lpstr>
      <vt:lpstr>    7.2 Architecture of Big Data and Oracle DWH implementation used in the applicati</vt:lpstr>
      <vt:lpstr>    7.3 Managing Health data around Oracle SQL Database 12c in the Oracle Big Data E</vt:lpstr>
      <vt:lpstr>        7.3.1 Importing Health Data to Oracle SQL Database 12c</vt:lpstr>
      <vt:lpstr>    7.4 Managing Pollution data around Oracle NoSQL Database in the Oracle Big Data </vt:lpstr>
      <vt:lpstr>        7.4.1 Managing Pollution data around MongoDB in the Oracle Big Data Environment</vt:lpstr>
      <vt:lpstr>        7.4.2 Managing Pollution data around HDFS in the Oracle Big Data Environment</vt:lpstr>
      <vt:lpstr>        7.4.3 Creating Oracle NoSQL, MongoDB and HDFS external tables on Hive</vt:lpstr>
      <vt:lpstr>        7.4.4 Creating Hive external tables on Oracle SQL Database</vt:lpstr>
      <vt:lpstr>8 BDSE Data Analysis with the R Language</vt:lpstr>
      <vt:lpstr>    8.1 Result of searching the correlation between BDSE data with the R Language</vt:lpstr>
      <vt:lpstr>        8.1.1 The linear correlation coefficient of unfiltered data</vt:lpstr>
      <vt:lpstr>        8.1.2 The linear correlation coefficient of filtered data by diagnosis</vt:lpstr>
      <vt:lpstr>        8.1.3 The linear correlation coefficient of interval data</vt:lpstr>
      <vt:lpstr>        8.1.4 Linear Regression</vt:lpstr>
      <vt:lpstr>    8.2 Prediction on BDSE Data with R Language</vt:lpstr>
      <vt:lpstr>        8.2.1 Prediction of environmental data</vt:lpstr>
      <vt:lpstr>        8.2.2 Prediction of health data</vt:lpstr>
      <vt:lpstr>    8.3 Different Charts in R</vt:lpstr>
      <vt:lpstr>9 BDSE Data Analysis with OLAP Query</vt:lpstr>
      <vt:lpstr>11 General Conclusion</vt:lpstr>
      <vt:lpstr>Reference and bibliography</vt:lpstr>
      <vt:lpstr>Annexes</vt:lpstr>
    </vt:vector>
  </TitlesOfParts>
  <Company/>
  <LinksUpToDate>false</LinksUpToDate>
  <CharactersWithSpaces>61813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Ирина Григорьева</dc:creator>
  <cp:keywords/>
  <dc:description/>
  <cp:lastModifiedBy>Ирина Григорьева</cp:lastModifiedBy>
  <cp:revision>13</cp:revision>
  <dcterms:created xsi:type="dcterms:W3CDTF">2017-03-24T08:10:00Z</dcterms:created>
  <dcterms:modified xsi:type="dcterms:W3CDTF">2017-03-26T17:48:00Z</dcterms:modified>
</cp:coreProperties>
</file>